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b/>
          <w:b/>
          <w:bCs/>
        </w:rPr>
      </w:pPr>
      <w:r>
        <w:rPr>
          <w:b/>
          <w:bCs/>
        </w:rPr>
        <w:t>Response to Reviewer #2</w:t>
      </w:r>
    </w:p>
    <w:p>
      <w:pPr>
        <w:pStyle w:val="Normal"/>
        <w:rPr>
          <w:rFonts w:ascii="Times New Roman" w:hAnsi="Times New Roman"/>
        </w:rPr>
      </w:pPr>
      <w:r>
        <w:rPr>
          <w:rFonts w:ascii="Times New Roman" w:hAnsi="Times New Roman"/>
        </w:rPr>
        <w:t>A significant number of changes and corrections have been made in revision R2. However there are still problematic items that need corrections, especially the definition of departure function and the derivation of equation 13. See the attached file.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Comments to the authors :</w:t>
      </w:r>
    </w:p>
    <w:p>
      <w:pPr>
        <w:pStyle w:val="Normal"/>
        <w:rPr>
          <w:rFonts w:ascii="Times New Roman" w:hAnsi="Times New Roman"/>
          <w:color w:val="000000"/>
        </w:rPr>
      </w:pPr>
      <w:r>
        <w:rPr>
          <w:rFonts w:ascii="Times New Roman" w:hAnsi="Times New Roman"/>
          <w:color w:val="000000"/>
        </w:rPr>
        <w:t>===================</w:t>
      </w:r>
    </w:p>
    <w:p>
      <w:pPr>
        <w:pStyle w:val="Normal"/>
        <w:rPr>
          <w:rFonts w:ascii="Times New Roman" w:hAnsi="Times New Roman"/>
          <w:color w:val="000000"/>
        </w:rPr>
      </w:pPr>
      <w:r>
        <w:rPr>
          <w:rFonts w:ascii="Times New Roman" w:hAnsi="Times New Roman"/>
          <w:color w:val="000000"/>
        </w:rPr>
        <w:t>The comments below address the points listed in the previous report made on revision R1. The authors have answered several points with acceptable answers among those raised in this report. Only those points still unsatisfactory in revision R2 are listed below.</w:t>
      </w:r>
    </w:p>
    <w:p>
      <w:pPr>
        <w:pStyle w:val="Normal"/>
        <w:rPr>
          <w:rFonts w:ascii="Times New Roman" w:hAnsi="Times New Roman"/>
          <w:color w:val="000000"/>
        </w:rPr>
      </w:pPr>
      <w:r>
        <w:rPr>
          <w:rFonts w:ascii="Times New Roman" w:hAnsi="Times New Roman"/>
          <w:color w:val="000000"/>
        </w:rPr>
      </w:r>
    </w:p>
    <w:p>
      <w:pPr>
        <w:pStyle w:val="Normal"/>
        <w:rPr>
          <w:b/>
          <w:b/>
          <w:bCs/>
        </w:rPr>
      </w:pPr>
      <w:r>
        <w:rPr>
          <w:b/>
          <w:bCs/>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5657850" cy="431736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57850" cy="4317365"/>
                    </a:xfrm>
                    <a:prstGeom prst="rect">
                      <a:avLst/>
                    </a:prstGeom>
                  </pic:spPr>
                </pic:pic>
              </a:graphicData>
            </a:graphic>
          </wp:anchor>
        </w:drawing>
      </w:r>
    </w:p>
    <w:p>
      <w:pPr>
        <w:pStyle w:val="Normal"/>
        <w:rPr>
          <w:rFonts w:ascii="Times New Roman" w:hAnsi="Times New Roman"/>
          <w:color w:val="0000FF"/>
        </w:rPr>
      </w:pPr>
      <w:r>
        <w:rPr>
          <w:rFonts w:ascii="Times New Roman" w:hAnsi="Times New Roman"/>
          <w:color w:val="0000FF"/>
        </w:rPr>
        <w:t xml:space="preserve">We agree with the reviewer that T should not be used as both a dummy variable inside the integral and in the limits of integration. However, we would like to emphasize that Eq.(4) in the previous report did not provide a definition for departure function; it simply gave the change in Helmholtz energy when going from (T1, rho) to (T2, rho), namely an isochoric path. In order to resolve this ambiguity, the Eq.(4) in the new version is written as </w:t>
      </w:r>
    </w:p>
    <w:p>
      <w:pPr>
        <w:pStyle w:val="Normal"/>
        <w:rPr>
          <w:rFonts w:ascii="Times New Roman" w:hAnsi="Times New Roman"/>
          <w:color w:val="0000FF"/>
        </w:rPr>
      </w:pPr>
      <w:r>
        <w:rPr>
          <w:rFonts w:ascii="Times New Roman" w:hAnsi="Times New Roman"/>
          <w:color w:val="0000FF"/>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659505" cy="474345"/>
            <wp:effectExtent l="0" t="0" r="0" b="0"/>
            <wp:wrapTopAndBottom/>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3659505" cy="474345"/>
                    </a:xfrm>
                    <a:prstGeom prst="rect">
                      <a:avLst/>
                    </a:prstGeom>
                  </pic:spPr>
                </pic:pic>
              </a:graphicData>
            </a:graphic>
          </wp:anchor>
        </w:drawing>
      </w:r>
    </w:p>
    <w:p>
      <w:pPr>
        <w:pStyle w:val="Normal"/>
        <w:rPr>
          <w:rFonts w:ascii="Times New Roman" w:hAnsi="Times New Roman"/>
          <w:color w:val="0000FF"/>
        </w:rPr>
      </w:pPr>
      <w:r>
        <w:rPr>
          <w:rFonts w:ascii="Times New Roman" w:hAnsi="Times New Roman"/>
          <w:color w:val="0000FF"/>
        </w:rPr>
        <w:t>This equation is consistent with Eq.(Z3) derived by the reviewer above.</w:t>
      </w:r>
      <w:r>
        <w:br w:type="page"/>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150495</wp:posOffset>
            </wp:positionV>
            <wp:extent cx="6029325" cy="36785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0" t="1612" r="8" b="60384"/>
                    <a:stretch>
                      <a:fillRect/>
                    </a:stretch>
                  </pic:blipFill>
                  <pic:spPr bwMode="auto">
                    <a:xfrm>
                      <a:off x="0" y="0"/>
                      <a:ext cx="6029325" cy="36785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lor w:val="0000CC"/>
        </w:rPr>
        <w:t>Assuming that A</w:t>
      </w:r>
      <w:r>
        <w:rPr>
          <w:color w:val="0000CC"/>
          <w:vertAlign w:val="superscript"/>
        </w:rPr>
        <w:t>dep</w:t>
      </w:r>
      <w:r>
        <w:rPr>
          <w:color w:val="0000CC"/>
        </w:rPr>
        <w:t xml:space="preserve"> in Eq.(Z4) is a typo (it should be A), Eq.(Z6) is now correct, but it is NOT equivalent to Eq(8,corrected) from the previous report, even though they look exactly the same. This is due to inconsistency between the reviewer and the manuscript in the definition of U</w:t>
      </w:r>
      <w:r>
        <w:rPr>
          <w:color w:val="0000CC"/>
          <w:vertAlign w:val="superscript"/>
        </w:rPr>
        <w:t xml:space="preserve">dep </w:t>
      </w:r>
      <w:r>
        <w:rPr>
          <w:color w:val="0000CC"/>
        </w:rPr>
        <w:t>and A</w:t>
      </w:r>
      <w:r>
        <w:rPr>
          <w:color w:val="0000CC"/>
          <w:vertAlign w:val="superscript"/>
        </w:rPr>
        <w:t>dep</w:t>
      </w:r>
      <w:r>
        <w:rPr>
          <w:color w:val="0000CC"/>
        </w:rPr>
        <w:t>. Let us explain more. In Eq(Z6) of the reviewer’s comments, U</w:t>
      </w:r>
      <w:r>
        <w:rPr>
          <w:color w:val="0000CC"/>
          <w:vertAlign w:val="superscript"/>
        </w:rPr>
        <w:t>dep</w:t>
      </w:r>
      <w:r>
        <w:rPr>
          <w:color w:val="0000CC"/>
        </w:rPr>
        <w:t xml:space="preserve"> is clearly defined as U-U</w:t>
      </w:r>
      <w:r>
        <w:rPr>
          <w:color w:val="0000CC"/>
          <w:vertAlign w:val="superscript"/>
        </w:rPr>
        <w:t>ig</w:t>
      </w:r>
      <w:r>
        <w:rPr>
          <w:color w:val="0000CC"/>
        </w:rPr>
        <w:t>, whereas the reviewer’s Eq(8,corrected) in the previous report and in the first paragraph of Section 2.3 was actually derived based on the assumption that U</w:t>
      </w:r>
      <w:r>
        <w:rPr>
          <w:color w:val="0000CC"/>
          <w:vertAlign w:val="superscript"/>
        </w:rPr>
        <w:t>dep</w:t>
      </w:r>
      <w:r>
        <w:rPr>
          <w:color w:val="0000CC"/>
        </w:rPr>
        <w:t xml:space="preserve"> has T in the denominator. In point 2.2 on Page 3 of our last response, the reviewer wrote the following sentence before deriving Eq.(8,corrected): </w:t>
      </w:r>
    </w:p>
    <w:p>
      <w:pPr>
        <w:pStyle w:val="Normal"/>
        <w:rPr/>
      </w:pPr>
      <w:r>
        <w:rPr/>
      </w:r>
    </w:p>
    <w:p>
      <w:pPr>
        <w:pStyle w:val="Normal"/>
        <w:rPr/>
      </w:pPr>
      <w:r>
        <w:rPr>
          <w:color w:val="0000CC"/>
        </w:rPr>
        <w:t>“</w:t>
      </w:r>
      <w:r>
        <w:rPr>
          <w:color w:val="0000CC"/>
        </w:rPr>
        <w:t>U</w:t>
      </w:r>
      <w:r>
        <w:rPr>
          <w:rFonts w:ascii="Times New Roman" w:hAnsi="Times New Roman"/>
          <w:i/>
          <w:iCs/>
          <w:color w:val="0000CC"/>
        </w:rPr>
        <w:t>sing the same notations A</w:t>
      </w:r>
      <w:r>
        <w:rPr>
          <w:rFonts w:ascii="Times New Roman" w:hAnsi="Times New Roman"/>
          <w:i/>
          <w:iCs/>
          <w:color w:val="0000CC"/>
          <w:vertAlign w:val="superscript"/>
        </w:rPr>
        <w:t>dep</w:t>
      </w:r>
      <w:r>
        <w:rPr>
          <w:rFonts w:ascii="Times New Roman" w:hAnsi="Times New Roman"/>
          <w:i/>
          <w:iCs/>
          <w:color w:val="0000CC"/>
        </w:rPr>
        <w:t>(T,V) = (A(T,V)-A</w:t>
      </w:r>
      <w:r>
        <w:rPr>
          <w:rFonts w:ascii="Times New Roman" w:hAnsi="Times New Roman"/>
          <w:i/>
          <w:iCs/>
          <w:color w:val="0000CC"/>
          <w:vertAlign w:val="superscript"/>
        </w:rPr>
        <w:t>IG</w:t>
      </w:r>
      <w:r>
        <w:rPr>
          <w:rFonts w:ascii="Times New Roman" w:hAnsi="Times New Roman"/>
          <w:i/>
          <w:iCs/>
          <w:color w:val="0000CC"/>
        </w:rPr>
        <w:t>(T,V))/R</w:t>
      </w:r>
      <w:r>
        <w:rPr>
          <w:rFonts w:ascii="Times New Roman" w:hAnsi="Times New Roman"/>
          <w:i/>
          <w:iCs/>
          <w:color w:val="CE181E"/>
        </w:rPr>
        <w:t>T</w:t>
      </w:r>
      <w:r>
        <w:rPr>
          <w:rFonts w:ascii="Times New Roman" w:hAnsi="Times New Roman"/>
          <w:i/>
          <w:iCs/>
          <w:color w:val="0000CC"/>
        </w:rPr>
        <w:t xml:space="preserve"> and U</w:t>
      </w:r>
      <w:r>
        <w:rPr>
          <w:rFonts w:ascii="Times New Roman" w:hAnsi="Times New Roman"/>
          <w:i/>
          <w:iCs/>
          <w:color w:val="0000CC"/>
          <w:vertAlign w:val="superscript"/>
        </w:rPr>
        <w:t>dep</w:t>
      </w:r>
      <w:r>
        <w:rPr>
          <w:rFonts w:ascii="Times New Roman" w:hAnsi="Times New Roman"/>
          <w:i/>
          <w:iCs/>
          <w:color w:val="0000CC"/>
        </w:rPr>
        <w:t>(T,V) = (U(T,V)-U</w:t>
      </w:r>
      <w:r>
        <w:rPr>
          <w:rFonts w:ascii="Times New Roman" w:hAnsi="Times New Roman"/>
          <w:i/>
          <w:iCs/>
          <w:color w:val="0000CC"/>
          <w:vertAlign w:val="superscript"/>
        </w:rPr>
        <w:t>IG</w:t>
      </w:r>
      <w:r>
        <w:rPr>
          <w:rFonts w:ascii="Times New Roman" w:hAnsi="Times New Roman"/>
          <w:i/>
          <w:iCs/>
          <w:color w:val="0000CC"/>
        </w:rPr>
        <w:t>(T,V))/R</w:t>
      </w:r>
      <w:r>
        <w:rPr>
          <w:rFonts w:ascii="Times New Roman" w:hAnsi="Times New Roman"/>
          <w:i/>
          <w:iCs/>
          <w:color w:val="CE181E"/>
        </w:rPr>
        <w:t>T</w:t>
      </w:r>
      <w:r>
        <w:rPr>
          <w:rFonts w:ascii="Times New Roman" w:hAnsi="Times New Roman"/>
          <w:i/>
          <w:iCs/>
          <w:color w:val="0000CC"/>
        </w:rPr>
        <w:t xml:space="preserve"> ...</w:t>
      </w:r>
      <w:r>
        <w:rPr>
          <w:rFonts w:ascii="Times New Roman" w:hAnsi="Times New Roman"/>
          <w:color w:val="0000CC"/>
        </w:rPr>
        <w:t xml:space="preserve"> </w:t>
      </w:r>
      <w:r>
        <w:rPr>
          <w:color w:val="0000CC"/>
        </w:rPr>
        <w:t>”</w:t>
      </w:r>
    </w:p>
    <w:p>
      <w:pPr>
        <w:pStyle w:val="Normal"/>
        <w:rPr>
          <w:color w:val="0000CC"/>
        </w:rPr>
      </w:pPr>
      <w:r>
        <w:rPr>
          <w:color w:val="0000CC"/>
        </w:rPr>
      </w:r>
    </w:p>
    <w:p>
      <w:pPr>
        <w:pStyle w:val="Normal"/>
        <w:rPr/>
      </w:pPr>
      <w:r>
        <w:rPr>
          <w:color w:val="0000CC"/>
        </w:rPr>
        <w:t>Similarly in Eq.(Z6), A</w:t>
      </w:r>
      <w:r>
        <w:rPr>
          <w:color w:val="0000CC"/>
          <w:vertAlign w:val="superscript"/>
        </w:rPr>
        <w:t>dep</w:t>
      </w:r>
      <w:r>
        <w:rPr>
          <w:color w:val="0000CC"/>
        </w:rPr>
        <w:t xml:space="preserve"> is defined as A-A</w:t>
      </w:r>
      <w:r>
        <w:rPr>
          <w:color w:val="0000CC"/>
          <w:vertAlign w:val="superscript"/>
        </w:rPr>
        <w:t>ig</w:t>
      </w:r>
      <w:r>
        <w:rPr>
          <w:color w:val="0000CC"/>
        </w:rPr>
        <w:t>, whereas in Eq.(8,corrected), and in the last paragraph of page 2, A</w:t>
      </w:r>
      <w:r>
        <w:rPr>
          <w:color w:val="0000CC"/>
          <w:vertAlign w:val="superscript"/>
        </w:rPr>
        <w:t>dep</w:t>
      </w:r>
      <w:r>
        <w:rPr>
          <w:color w:val="0000CC"/>
        </w:rPr>
        <w:t xml:space="preserve"> was defined as (A-A</w:t>
      </w:r>
      <w:r>
        <w:rPr>
          <w:color w:val="0000CC"/>
          <w:vertAlign w:val="superscript"/>
        </w:rPr>
        <w:t>ig</w:t>
      </w:r>
      <w:r>
        <w:rPr>
          <w:color w:val="0000CC"/>
        </w:rPr>
        <w:t>)/RT. That is why we mentioned in our previous report that Eq.(8,corrected) was NOT “correct”. Let’s continue assuming that the reviewer and the authors agree that the following equation which is the same as Eq.(Z6) derived by the reviewer is correct:</w:t>
      </w:r>
    </w:p>
    <w:p>
      <w:pPr>
        <w:pStyle w:val="Normal"/>
        <w:jc w:val="center"/>
        <w:rPr/>
      </w:pPr>
      <w:r>
        <w:rPr/>
      </w:r>
      <m:oMath xmlns:m="http://schemas.openxmlformats.org/officeDocument/2006/math">
        <m:f>
          <m:num>
            <m:r>
              <w:rPr>
                <w:rFonts w:ascii="Cambria Math" w:hAnsi="Cambria Math"/>
              </w:rPr>
              <m:t xml:space="preserve">A</m:t>
            </m:r>
            <m:d>
              <m:dPr>
                <m:begChr m:val="("/>
                <m:endChr m:val=")"/>
              </m:dPr>
              <m:e>
                <m:sSup>
                  <m:e>
                    <m:r>
                      <w:rPr>
                        <w:rFonts w:ascii="Cambria Math" w:hAnsi="Cambria Math"/>
                      </w:rPr>
                      <m:t xml:space="preserve">T</m:t>
                    </m:r>
                  </m:e>
                  <m:sup>
                    <m:r>
                      <w:rPr>
                        <w:rFonts w:ascii="Cambria Math" w:hAnsi="Cambria Math"/>
                      </w:rPr>
                      <m:t xml:space="preserve">sat</m:t>
                    </m:r>
                  </m:sup>
                </m:s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p>
                  <m:e>
                    <m:r>
                      <w:rPr>
                        <w:rFonts w:ascii="Cambria Math" w:hAnsi="Cambria Math"/>
                      </w:rPr>
                      <m:t xml:space="preserve">T</m:t>
                    </m:r>
                  </m:e>
                  <m:sup>
                    <m:r>
                      <w:rPr>
                        <w:rFonts w:ascii="Cambria Math" w:hAnsi="Cambria Math"/>
                      </w:rPr>
                      <m:t xml:space="preserve">sat</m:t>
                    </m:r>
                  </m:sup>
                </m:sSup>
              </m:e>
            </m:d>
          </m:num>
          <m:den>
            <m:r>
              <w:rPr>
                <w:rFonts w:ascii="Cambria Math" w:hAnsi="Cambria Math"/>
              </w:rPr>
              <m:t xml:space="preserve">R</m:t>
            </m:r>
            <m:sSup>
              <m:e>
                <m:r>
                  <w:rPr>
                    <w:rFonts w:ascii="Cambria Math" w:hAnsi="Cambria Math"/>
                  </w:rPr>
                  <m:t xml:space="preserve">T</m:t>
                </m:r>
              </m:e>
              <m:sup>
                <m:r>
                  <w:rPr>
                    <w:rFonts w:ascii="Cambria Math" w:hAnsi="Cambria Math"/>
                  </w:rPr>
                  <m:t xml:space="preserve">sat</m:t>
                </m:r>
              </m:sup>
            </m:sSup>
          </m:den>
        </m:f>
        <m:r>
          <w:rPr>
            <w:rFonts w:ascii="Cambria Math" w:hAnsi="Cambria Math"/>
          </w:rPr>
          <m:t xml:space="preserve">−</m:t>
        </m:r>
        <m:f>
          <m:num>
            <m:r>
              <w:rPr>
                <w:rFonts w:ascii="Cambria Math" w:hAnsi="Cambria Math"/>
              </w:rPr>
              <m:t xml:space="preserve">A</m:t>
            </m:r>
            <m:d>
              <m:dPr>
                <m:begChr m:val="("/>
                <m:endChr m:val=")"/>
              </m:dPr>
              <m:e>
                <m:sSup>
                  <m:e>
                    <m:r>
                      <w:rPr>
                        <w:rFonts w:ascii="Cambria Math" w:hAnsi="Cambria Math"/>
                      </w:rPr>
                      <m:t xml:space="preserve">T</m:t>
                    </m:r>
                  </m:e>
                  <m:sup>
                    <m:r>
                      <w:rPr>
                        <w:rFonts w:ascii="Cambria Math" w:hAnsi="Cambria Math"/>
                      </w:rPr>
                      <m:t xml:space="preserve">IT</m:t>
                    </m:r>
                  </m:sup>
                </m:s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p>
                  <m:e>
                    <m:r>
                      <w:rPr>
                        <w:rFonts w:ascii="Cambria Math" w:hAnsi="Cambria Math"/>
                      </w:rPr>
                      <m:t xml:space="preserve">T</m:t>
                    </m:r>
                  </m:e>
                  <m:sup>
                    <m:r>
                      <w:rPr>
                        <w:rFonts w:ascii="Cambria Math" w:hAnsi="Cambria Math"/>
                      </w:rPr>
                      <m:t xml:space="preserve">IT</m:t>
                    </m:r>
                  </m:sup>
                </m:sSup>
              </m:e>
            </m:d>
          </m:num>
          <m:den>
            <m:r>
              <w:rPr>
                <w:rFonts w:ascii="Cambria Math" w:hAnsi="Cambria Math"/>
              </w:rPr>
              <m:t xml:space="preserve">R</m:t>
            </m:r>
            <m:sSup>
              <m:e>
                <m:r>
                  <w:rPr>
                    <w:rFonts w:ascii="Cambria Math" w:hAnsi="Cambria Math"/>
                  </w:rPr>
                  <m:t xml:space="preserve">T</m:t>
                </m:r>
              </m:e>
              <m:sup>
                <m:r>
                  <w:rPr>
                    <w:rFonts w:ascii="Cambria Math" w:hAnsi="Cambria Math"/>
                  </w:rPr>
                  <m:t xml:space="preserve">IT</m:t>
                </m:r>
              </m:sup>
            </m:sSup>
          </m:den>
        </m:f>
        <m:r>
          <w:rPr>
            <w:rFonts w:ascii="Cambria Math" w:hAnsi="Cambria Math"/>
          </w:rPr>
          <m:t xml:space="preserve">=</m:t>
        </m:r>
        <m:nary>
          <m:naryPr>
            <m:chr m:val="∫"/>
          </m:naryPr>
          <m:sub>
            <m:sSup>
              <m:e>
                <m:r>
                  <w:rPr>
                    <w:rFonts w:ascii="Cambria Math" w:hAnsi="Cambria Math"/>
                  </w:rPr>
                  <m:t xml:space="preserve">T</m:t>
                </m:r>
              </m:e>
              <m:sup>
                <m:r>
                  <w:rPr>
                    <w:rFonts w:ascii="Cambria Math" w:hAnsi="Cambria Math"/>
                  </w:rPr>
                  <m:t xml:space="preserve">IT</m:t>
                </m:r>
              </m:sup>
            </m:sSup>
          </m:sub>
          <m:sup>
            <m:sSup>
              <m:e>
                <m:r>
                  <w:rPr>
                    <w:rFonts w:ascii="Cambria Math" w:hAnsi="Cambria Math"/>
                  </w:rPr>
                  <m:t xml:space="preserve">T</m:t>
                </m:r>
              </m:e>
              <m:sup>
                <m:r>
                  <w:rPr>
                    <w:rFonts w:ascii="Cambria Math" w:hAnsi="Cambria Math"/>
                  </w:rPr>
                  <m:t xml:space="preserve">sat</m:t>
                </m:r>
              </m:sup>
            </m:sSup>
          </m:sup>
          <m:e>
            <m:f>
              <m:num>
                <m:r>
                  <w:rPr>
                    <w:rFonts w:ascii="Cambria Math" w:hAnsi="Cambria Math"/>
                  </w:rPr>
                  <m:t xml:space="preserve">U</m:t>
                </m:r>
                <m:r>
                  <w:rPr>
                    <w:rFonts w:ascii="Cambria Math" w:hAnsi="Cambria Math"/>
                  </w:rPr>
                  <m:t xml:space="preserve">−</m:t>
                </m:r>
                <m:sSup>
                  <m:e>
                    <m:r>
                      <w:rPr>
                        <w:rFonts w:ascii="Cambria Math" w:hAnsi="Cambria Math"/>
                      </w:rPr>
                      <m:t xml:space="preserve">U</m:t>
                    </m:r>
                  </m:e>
                  <m:sup>
                    <m:r>
                      <w:rPr>
                        <w:rFonts w:ascii="Cambria Math" w:hAnsi="Cambria Math"/>
                      </w:rPr>
                      <m:t xml:space="preserve">ig</m:t>
                    </m:r>
                  </m:sup>
                </m:sSup>
              </m:num>
              <m:den>
                <m:r>
                  <w:rPr>
                    <w:rFonts w:ascii="Cambria Math" w:hAnsi="Cambria Math"/>
                  </w:rPr>
                  <m:t xml:space="preserve">R</m:t>
                </m:r>
              </m:den>
            </m:f>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oMath>
    </w:p>
    <w:p>
      <w:pPr>
        <w:pStyle w:val="Normal"/>
        <w:rPr/>
      </w:pPr>
      <w:r>
        <w:rPr/>
        <w:t xml:space="preserve">                                                     </w:t>
      </w:r>
    </w:p>
    <w:p>
      <w:pPr>
        <w:pStyle w:val="Normal"/>
        <w:rPr/>
      </w:pPr>
      <w:r>
        <w:rPr>
          <w:color w:val="0000CC"/>
        </w:rPr>
        <w:t>In the Eq.(13) derivation, we multiply and divide (U-Uig)/R by T to obtain TU</w:t>
      </w:r>
      <w:r>
        <w:rPr>
          <w:color w:val="0000CC"/>
          <w:vertAlign w:val="superscript"/>
        </w:rPr>
        <w:t>dep</w:t>
      </w:r>
      <w:r>
        <w:rPr>
          <w:color w:val="0000CC"/>
          <w:position w:val="0"/>
          <w:sz w:val="24"/>
          <w:sz w:val="24"/>
          <w:vertAlign w:val="baseline"/>
        </w:rPr>
        <w:t>, assuming that temperature is non-zero.</w:t>
      </w:r>
      <w:r>
        <w:rPr>
          <w:color w:val="0000CC"/>
        </w:rPr>
        <w:t xml:space="preserve"> We do this because we prefer to deal with dimensionless quantities (like U</w:t>
      </w:r>
      <w:r>
        <w:rPr>
          <w:color w:val="0000CC"/>
          <w:vertAlign w:val="superscript"/>
        </w:rPr>
        <w:t>dep</w:t>
      </w:r>
      <w:r>
        <w:rPr>
          <w:color w:val="0000CC"/>
        </w:rPr>
        <w:t>) as our default basis. Many authors use subtly different notation with respect to intensive vs. extensive variables, number of moles vs. molecules, and the like. We feel that the dimensionless basis ensures that these kinds of confusion are minimized at key stages in the derivations when the key quantities are expressed in dimensionless form. In Eq. (13), it is clear that U</w:t>
      </w:r>
      <w:r>
        <w:rPr>
          <w:color w:val="0000CC"/>
          <w:vertAlign w:val="superscript"/>
        </w:rPr>
        <w:t>dep</w:t>
      </w:r>
      <w:r>
        <w:rPr>
          <w:color w:val="0000CC"/>
        </w:rPr>
        <w:t xml:space="preserve"> is dimensionless, so multiplying by T and d(1/T) in close proximity clearly keeps the resulting integral dimensionless, consistent with the A</w:t>
      </w:r>
      <w:r>
        <w:rPr>
          <w:color w:val="0000CC"/>
          <w:vertAlign w:val="superscript"/>
        </w:rPr>
        <w:t>dep</w:t>
      </w:r>
      <w:r>
        <w:rPr>
          <w:color w:val="0000CC"/>
        </w:rPr>
        <w:t xml:space="preserve"> on the left hand side (also dimensionless). Assuming that T≠0, we can integrate TU</w:t>
      </w:r>
      <w:r>
        <w:rPr>
          <w:color w:val="0000CC"/>
          <w:vertAlign w:val="superscript"/>
        </w:rPr>
        <w:t>dep</w:t>
      </w:r>
      <w:r>
        <w:rPr>
          <w:color w:val="0000CC"/>
        </w:rPr>
        <w:t xml:space="preserve"> instead of (U-U</w:t>
      </w:r>
      <w:r>
        <w:rPr>
          <w:color w:val="0000CC"/>
          <w:vertAlign w:val="superscript"/>
        </w:rPr>
        <w:t>ig</w:t>
      </w:r>
      <w:r>
        <w:rPr>
          <w:color w:val="0000CC"/>
        </w:rPr>
        <w:t>)/R and obtain exact same result.</w:t>
      </w:r>
    </w:p>
    <w:p>
      <w:pPr>
        <w:pStyle w:val="Normal"/>
        <w:rPr>
          <w:vertAlign w:val="superscript"/>
        </w:rPr>
      </w:pPr>
      <w:r>
        <w:rPr>
          <w:vertAlign w:val="superscript"/>
        </w:rPr>
      </w:r>
    </w:p>
    <w:p>
      <w:pPr>
        <w:pStyle w:val="Normal"/>
        <w:rPr>
          <w:color w:val="0000CC"/>
        </w:rPr>
      </w:pPr>
      <w:r>
        <w:rPr>
          <w:color w:val="0000CC"/>
        </w:rPr>
      </w:r>
    </w:p>
    <w:p>
      <w:pPr>
        <w:pStyle w:val="Normal"/>
        <w:rPr>
          <w:color w:val="0000CC"/>
        </w:rPr>
      </w:pPr>
      <w:r>
        <w:rPr>
          <w:color w:val="0000CC"/>
        </w:rPr>
        <w:drawing>
          <wp:anchor behindDoc="0" distT="0" distB="0" distL="0" distR="0" simplePos="0" locked="0" layoutInCell="1" allowOverlap="1" relativeHeight="11">
            <wp:simplePos x="0" y="0"/>
            <wp:positionH relativeFrom="column">
              <wp:posOffset>0</wp:posOffset>
            </wp:positionH>
            <wp:positionV relativeFrom="paragraph">
              <wp:posOffset>67310</wp:posOffset>
            </wp:positionV>
            <wp:extent cx="5867400" cy="2295525"/>
            <wp:effectExtent l="0" t="0" r="0" b="0"/>
            <wp:wrapTopAndBottom/>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rcRect l="0" t="42370" r="0" b="33272"/>
                    <a:stretch>
                      <a:fillRect/>
                    </a:stretch>
                  </pic:blipFill>
                  <pic:spPr bwMode="auto">
                    <a:xfrm>
                      <a:off x="0" y="0"/>
                      <a:ext cx="5867400" cy="2295525"/>
                    </a:xfrm>
                    <a:prstGeom prst="rect">
                      <a:avLst/>
                    </a:prstGeom>
                  </pic:spPr>
                </pic:pic>
              </a:graphicData>
            </a:graphic>
          </wp:anchor>
        </w:drawing>
      </w:r>
    </w:p>
    <w:p>
      <w:pPr>
        <w:pStyle w:val="Normal"/>
        <w:rPr/>
      </w:pPr>
      <w:r>
        <w:rPr>
          <w:color w:val="0000CC"/>
        </w:rPr>
        <w:t>First, we assume that T</w:t>
      </w:r>
      <w:r>
        <w:rPr>
          <w:color w:val="0000CC"/>
          <w:vertAlign w:val="subscript"/>
        </w:rPr>
        <w:t>IC</w:t>
      </w:r>
      <w:r>
        <w:rPr>
          <w:color w:val="0000CC"/>
        </w:rPr>
        <w:t xml:space="preserve"> in Eq.(Z8) and in the reviewer’s above paragraph is a typo (it should be T</w:t>
      </w:r>
      <w:r>
        <w:rPr>
          <w:color w:val="0000CC"/>
          <w:vertAlign w:val="subscript"/>
        </w:rPr>
        <w:t>IT</w:t>
      </w:r>
      <w:r>
        <w:rPr>
          <w:color w:val="0000CC"/>
        </w:rPr>
        <w:t>). Second, we would like to emphasize that we are not confusing the dummy variables with interval endpoints. The reviewer’s Eq.(Z7) and Eq.(Z8) are simply wrong and unrelated to any equation that we have written. What we use to derive Eq.(13) is Eq.(4) in the current version</w:t>
      </w:r>
    </w:p>
    <w:p>
      <w:pPr>
        <w:pStyle w:val="Normal"/>
        <w:rPr/>
      </w:pPr>
      <w:r>
        <w:rPr/>
      </w:r>
    </w:p>
    <w:p>
      <w:pPr>
        <w:pStyle w:val="Normal"/>
        <w:rPr>
          <w:color w:val="0000CC"/>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659505" cy="474345"/>
            <wp:effectExtent l="0" t="0" r="0" b="0"/>
            <wp:wrapTopAndBottom/>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3659505" cy="474345"/>
                    </a:xfrm>
                    <a:prstGeom prst="rect">
                      <a:avLst/>
                    </a:prstGeom>
                  </pic:spPr>
                </pic:pic>
              </a:graphicData>
            </a:graphic>
          </wp:anchor>
        </w:drawing>
      </w:r>
      <w:r>
        <w:rPr>
          <w:color w:val="0000CC"/>
        </w:rPr>
        <w:t>w</w:t>
      </w:r>
      <w:r>
        <w:rPr>
          <w:color w:val="0000CC"/>
        </w:rPr>
        <w:t xml:space="preserve">hich is equivalent to Eq.(4) in the previous version. </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558540" cy="457200"/>
            <wp:effectExtent l="0" t="0" r="0" b="0"/>
            <wp:wrapTopAndBottom/>
            <wp:docPr id="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8" descr=""/>
                    <pic:cNvPicPr>
                      <a:picLocks noChangeAspect="1" noChangeArrowheads="1"/>
                    </pic:cNvPicPr>
                  </pic:nvPicPr>
                  <pic:blipFill>
                    <a:blip r:embed="rId7"/>
                    <a:stretch>
                      <a:fillRect/>
                    </a:stretch>
                  </pic:blipFill>
                  <pic:spPr bwMode="auto">
                    <a:xfrm>
                      <a:off x="0" y="0"/>
                      <a:ext cx="3558540" cy="457200"/>
                    </a:xfrm>
                    <a:prstGeom prst="rect">
                      <a:avLst/>
                    </a:prstGeom>
                  </pic:spPr>
                </pic:pic>
              </a:graphicData>
            </a:graphic>
          </wp:anchor>
        </w:drawing>
      </w:r>
    </w:p>
    <w:p>
      <w:pPr>
        <w:pStyle w:val="Normal"/>
        <w:rPr/>
      </w:pPr>
      <w:r>
        <w:rPr>
          <w:color w:val="0000CC"/>
        </w:rPr>
        <w:t>Eq.(13) was not derived based on Eq.(Z7) or Eq.(Z8). Before explaining how Eq.(13) is derived, let us emphasize again that we define Helmholtz and internal energy departure functions as A</w:t>
      </w:r>
      <w:r>
        <w:rPr>
          <w:color w:val="0000CC"/>
          <w:vertAlign w:val="superscript"/>
        </w:rPr>
        <w:t>dep</w:t>
      </w:r>
      <w:r>
        <w:rPr>
          <w:color w:val="0000CC"/>
        </w:rPr>
        <w:t>=(A-A</w:t>
      </w:r>
      <w:r>
        <w:rPr>
          <w:color w:val="0000CC"/>
          <w:vertAlign w:val="superscript"/>
        </w:rPr>
        <w:t>ig</w:t>
      </w:r>
      <w:r>
        <w:rPr>
          <w:color w:val="0000CC"/>
        </w:rPr>
        <w:t>)/RT and U</w:t>
      </w:r>
      <w:r>
        <w:rPr>
          <w:color w:val="0000CC"/>
          <w:vertAlign w:val="superscript"/>
        </w:rPr>
        <w:t>dep</w:t>
      </w:r>
      <w:r>
        <w:rPr>
          <w:color w:val="0000CC"/>
        </w:rPr>
        <w:t>=(U-U</w:t>
      </w:r>
      <w:r>
        <w:rPr>
          <w:color w:val="0000CC"/>
          <w:vertAlign w:val="superscript"/>
        </w:rPr>
        <w:t>ig</w:t>
      </w:r>
      <w:r>
        <w:rPr>
          <w:color w:val="0000CC"/>
        </w:rPr>
        <w:t xml:space="preserve">)/RT, respectively. </w:t>
      </w:r>
    </w:p>
    <w:p>
      <w:pPr>
        <w:pStyle w:val="Normal"/>
        <w:rPr/>
      </w:pPr>
      <w:r>
        <w:rPr/>
      </w:r>
    </w:p>
    <w:p>
      <w:pPr>
        <w:pStyle w:val="Normal"/>
        <w:rPr/>
      </w:pPr>
      <w:r>
        <w:rPr>
          <w:color w:val="0000CC"/>
        </w:rPr>
        <w:t xml:space="preserve"> </w:t>
      </w:r>
      <w:r>
        <w:rPr>
          <w:color w:val="0000CC"/>
        </w:rPr>
        <w:t>A</w:t>
      </w:r>
      <w:r>
        <w:rPr>
          <w:color w:val="0000CC"/>
          <w:vertAlign w:val="superscript"/>
        </w:rPr>
        <w:t>dep</w:t>
      </w:r>
      <w:r>
        <w:rPr>
          <w:color w:val="0000CC"/>
          <w:vertAlign w:val="subscript"/>
        </w:rPr>
        <w:t>correction</w:t>
      </w:r>
      <w:r>
        <w:rPr>
          <w:color w:val="0000CC"/>
        </w:rPr>
        <w:t xml:space="preserve"> is the difference between dimensionless Helmholtz energy departure function between two consecutive iterations, i.e.: </w:t>
      </w:r>
    </w:p>
    <w:p>
      <w:pPr>
        <w:pStyle w:val="Normal"/>
        <w:jc w:val="center"/>
        <w:rPr/>
      </w:pPr>
      <w:r>
        <w:rPr/>
      </w:r>
      <m:oMath xmlns:m="http://schemas.openxmlformats.org/officeDocument/2006/math">
        <m:sSubSup>
          <m:e>
            <m:r>
              <w:rPr>
                <w:rFonts w:ascii="Cambria Math" w:hAnsi="Cambria Math"/>
              </w:rPr>
              <m:t xml:space="preserve">A</m:t>
            </m:r>
          </m:e>
          <m:sub>
            <m:r>
              <w:rPr>
                <w:rFonts w:ascii="Cambria Math" w:hAnsi="Cambria Math"/>
              </w:rPr>
              <m:t xml:space="preserve">correction</m:t>
            </m:r>
          </m:sub>
          <m:sup>
            <m:r>
              <w:rPr>
                <w:rFonts w:ascii="Cambria Math" w:hAnsi="Cambria Math"/>
              </w:rPr>
              <m:t xml:space="preserve">dep</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new</m:t>
            </m:r>
          </m:sub>
          <m:sup>
            <m:r>
              <w:rPr>
                <w:rFonts w:ascii="Cambria Math" w:hAnsi="Cambria Math"/>
              </w:rPr>
              <m:t xml:space="preserve">dep</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old</m:t>
            </m:r>
          </m:sub>
          <m:sup>
            <m:r>
              <w:rPr>
                <w:rFonts w:ascii="Cambria Math" w:hAnsi="Cambria Math"/>
              </w:rPr>
              <m:t xml:space="preserve">dep</m:t>
            </m:r>
          </m:sup>
        </m:sSubSup>
        <m:r>
          <w:rPr>
            <w:rFonts w:ascii="Cambria Math" w:hAnsi="Cambria Math"/>
          </w:rPr>
          <m:t xml:space="preserve">=</m:t>
        </m:r>
        <m:f>
          <m:num>
            <m:r>
              <w:rPr>
                <w:rFonts w:ascii="Cambria Math" w:hAnsi="Cambria Math"/>
              </w:rPr>
              <m:t xml:space="preserve">A</m:t>
            </m:r>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num>
          <m:den>
            <m:sSubSup>
              <m:e>
                <m:r>
                  <w:rPr>
                    <w:rFonts w:ascii="Cambria Math" w:hAnsi="Cambria Math"/>
                  </w:rPr>
                  <m:t xml:space="preserve">RT</m:t>
                </m:r>
              </m:e>
              <m:sub>
                <m:r>
                  <w:rPr>
                    <w:rFonts w:ascii="Cambria Math" w:hAnsi="Cambria Math"/>
                  </w:rPr>
                  <m:t xml:space="preserve">new</m:t>
                </m:r>
              </m:sub>
              <m:sup>
                <m:r>
                  <w:rPr>
                    <w:rFonts w:ascii="Cambria Math" w:hAnsi="Cambria Math"/>
                  </w:rPr>
                  <m:t xml:space="preserve">sat</m:t>
                </m:r>
              </m:sup>
            </m:sSubSup>
          </m:den>
        </m:f>
        <m:r>
          <w:rPr>
            <w:rFonts w:ascii="Cambria Math" w:hAnsi="Cambria Math"/>
          </w:rPr>
          <m:t xml:space="preserve">−</m:t>
        </m:r>
        <m:f>
          <m:num>
            <m:r>
              <w:rPr>
                <w:rFonts w:ascii="Cambria Math" w:hAnsi="Cambria Math"/>
              </w:rPr>
              <m:t xml:space="preserve">A</m:t>
            </m:r>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r>
              <w:rPr>
                <w:rFonts w:ascii="Cambria Math" w:hAnsi="Cambria Math"/>
              </w:rPr>
              <m:t xml:space="preserve">−</m:t>
            </m:r>
            <m:sSup>
              <m:e>
                <m:r>
                  <w:rPr>
                    <w:rFonts w:ascii="Cambria Math" w:hAnsi="Cambria Math"/>
                  </w:rPr>
                  <m:t xml:space="preserve">A</m:t>
                </m:r>
              </m:e>
              <m:sup>
                <m:r>
                  <w:rPr>
                    <w:rFonts w:ascii="Cambria Math" w:hAnsi="Cambria Math"/>
                  </w:rPr>
                  <m:t xml:space="preserve">ig</m:t>
                </m:r>
              </m:sup>
            </m:sSup>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num>
          <m:den>
            <m:sSubSup>
              <m:e>
                <m:r>
                  <w:rPr>
                    <w:rFonts w:ascii="Cambria Math" w:hAnsi="Cambria Math"/>
                  </w:rPr>
                  <m:t xml:space="preserve">RT</m:t>
                </m:r>
              </m:e>
              <m:sub>
                <m:r>
                  <w:rPr>
                    <w:rFonts w:ascii="Cambria Math" w:hAnsi="Cambria Math"/>
                  </w:rPr>
                  <m:t xml:space="preserve">old</m:t>
                </m:r>
              </m:sub>
              <m:sup>
                <m:r>
                  <w:rPr>
                    <w:rFonts w:ascii="Cambria Math" w:hAnsi="Cambria Math"/>
                  </w:rPr>
                  <m:t xml:space="preserve">sat</m:t>
                </m:r>
              </m:sup>
            </m:sSubSup>
          </m:den>
        </m:f>
        <m:r>
          <w:rPr>
            <w:rFonts w:ascii="Cambria Math" w:hAnsi="Cambria Math"/>
          </w:rPr>
          <m:t xml:space="preserve">=</m:t>
        </m:r>
        <m:nary>
          <m:naryPr>
            <m:chr m:val="∫"/>
          </m:naryPr>
          <m:sub>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sub>
          <m: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sup>
          <m:e>
            <m:f>
              <m:num>
                <m:r>
                  <w:rPr>
                    <w:rFonts w:ascii="Cambria Math" w:hAnsi="Cambria Math"/>
                  </w:rPr>
                  <m:t xml:space="preserve">U</m:t>
                </m:r>
                <m:r>
                  <w:rPr>
                    <w:rFonts w:ascii="Cambria Math" w:hAnsi="Cambria Math"/>
                  </w:rPr>
                  <m:t xml:space="preserve">−</m:t>
                </m:r>
                <m:sSup>
                  <m:e>
                    <m:r>
                      <w:rPr>
                        <w:rFonts w:ascii="Cambria Math" w:hAnsi="Cambria Math"/>
                      </w:rPr>
                      <m:t xml:space="preserve">U</m:t>
                    </m:r>
                  </m:e>
                  <m:sup>
                    <m:r>
                      <w:rPr>
                        <w:rFonts w:ascii="Cambria Math" w:hAnsi="Cambria Math"/>
                      </w:rPr>
                      <m:t xml:space="preserve">ig</m:t>
                    </m:r>
                  </m:sup>
                </m:sSup>
              </m:num>
              <m:den>
                <m:r>
                  <w:rPr>
                    <w:rFonts w:ascii="Cambria Math" w:hAnsi="Cambria Math"/>
                  </w:rPr>
                  <m:t xml:space="preserve">R</m:t>
                </m:r>
              </m:den>
            </m:f>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oMath>
    </w:p>
    <w:p>
      <w:pPr>
        <w:pStyle w:val="Normal"/>
        <w:rPr>
          <w:color w:val="0000CC"/>
        </w:rPr>
      </w:pPr>
      <w:r>
        <w:rPr>
          <w:color w:val="0000CC"/>
        </w:rPr>
        <w:t>Assuming T≠0, we can multiply and divide the integrand by T:</w:t>
      </w:r>
    </w:p>
    <w:p>
      <w:pPr>
        <w:pStyle w:val="Normal"/>
        <w:jc w:val="center"/>
        <w:rPr/>
      </w:pPr>
      <w:r>
        <w:rPr/>
      </w:r>
      <m:oMath xmlns:m="http://schemas.openxmlformats.org/officeDocument/2006/math">
        <m:sSubSup>
          <m:e>
            <m:r>
              <w:rPr>
                <w:rFonts w:ascii="Cambria Math" w:hAnsi="Cambria Math"/>
              </w:rPr>
              <m:t xml:space="preserve">A</m:t>
            </m:r>
          </m:e>
          <m:sub>
            <m:r>
              <w:rPr>
                <w:rFonts w:ascii="Cambria Math" w:hAnsi="Cambria Math"/>
              </w:rPr>
              <m:t xml:space="preserve">correction</m:t>
            </m:r>
          </m:sub>
          <m:sup>
            <m:r>
              <w:rPr>
                <w:rFonts w:ascii="Cambria Math" w:hAnsi="Cambria Math"/>
              </w:rPr>
              <m:t xml:space="preserve">dep</m:t>
            </m:r>
          </m:sup>
        </m:sSubSup>
        <m:r>
          <w:rPr>
            <w:rFonts w:ascii="Cambria Math" w:hAnsi="Cambria Math"/>
          </w:rPr>
          <m:t xml:space="preserve">=</m:t>
        </m:r>
        <m:nary>
          <m:naryPr>
            <m:chr m:val="∫"/>
          </m:naryPr>
          <m:sub>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sub>
          <m: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sup>
          <m:e>
            <m:r>
              <w:rPr>
                <w:rFonts w:ascii="Cambria Math" w:hAnsi="Cambria Math"/>
              </w:rPr>
              <m:t xml:space="preserve">T</m:t>
            </m:r>
            <m:f>
              <m:num>
                <m:r>
                  <w:rPr>
                    <w:rFonts w:ascii="Cambria Math" w:hAnsi="Cambria Math"/>
                  </w:rPr>
                  <m:t xml:space="preserve">U</m:t>
                </m:r>
                <m:r>
                  <w:rPr>
                    <w:rFonts w:ascii="Cambria Math" w:hAnsi="Cambria Math"/>
                  </w:rPr>
                  <m:t xml:space="preserve">−</m:t>
                </m:r>
                <m:sSup>
                  <m:e>
                    <m:r>
                      <w:rPr>
                        <w:rFonts w:ascii="Cambria Math" w:hAnsi="Cambria Math"/>
                      </w:rPr>
                      <m:t xml:space="preserve">U</m:t>
                    </m:r>
                  </m:e>
                  <m:sup>
                    <m:r>
                      <w:rPr>
                        <w:rFonts w:ascii="Cambria Math" w:hAnsi="Cambria Math"/>
                      </w:rPr>
                      <m:t xml:space="preserve">ig</m:t>
                    </m:r>
                  </m:sup>
                </m:sSup>
              </m:num>
              <m:den>
                <m:r>
                  <w:rPr>
                    <w:rFonts w:ascii="Cambria Math" w:hAnsi="Cambria Math"/>
                  </w:rPr>
                  <m:t xml:space="preserve">RT</m:t>
                </m:r>
              </m:den>
            </m:f>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r>
          <w:rPr>
            <w:rFonts w:ascii="Cambria Math" w:hAnsi="Cambria Math"/>
          </w:rPr>
          <m:t xml:space="preserve">=</m:t>
        </m:r>
        <m:nary>
          <m:naryPr>
            <m:chr m:val="∫"/>
          </m:naryPr>
          <m:sub>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sub>
          <m: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sup>
          <m:e>
            <m:sSup>
              <m:e>
                <m:r>
                  <w:rPr>
                    <w:rFonts w:ascii="Cambria Math" w:hAnsi="Cambria Math"/>
                  </w:rPr>
                  <m:t xml:space="preserve">TU</m:t>
                </m:r>
              </m:e>
              <m:sup>
                <m:r>
                  <w:rPr>
                    <w:rFonts w:ascii="Cambria Math" w:hAnsi="Cambria Math"/>
                  </w:rPr>
                  <m:t xml:space="preserve">dep</m:t>
                </m:r>
              </m:sup>
            </m:sSup>
            <m:r>
              <w:rPr>
                <w:rFonts w:ascii="Cambria Math" w:hAnsi="Cambria Math"/>
              </w:rPr>
              <m:t xml:space="preserve">d</m:t>
            </m:r>
            <m:d>
              <m:dPr>
                <m:begChr m:val="("/>
                <m:endChr m:val=")"/>
              </m:dPr>
              <m:e>
                <m:f>
                  <m:num>
                    <m:r>
                      <w:rPr>
                        <w:rFonts w:ascii="Cambria Math" w:hAnsi="Cambria Math"/>
                      </w:rPr>
                      <m:t xml:space="preserve">1</m:t>
                    </m:r>
                  </m:num>
                  <m:den>
                    <m:r>
                      <w:rPr>
                        <w:rFonts w:ascii="Cambria Math" w:hAnsi="Cambria Math"/>
                      </w:rPr>
                      <m:t xml:space="preserve">T</m:t>
                    </m:r>
                  </m:den>
                </m:f>
              </m:e>
            </m:d>
          </m:e>
        </m:nary>
      </m:oMath>
    </w:p>
    <w:p>
      <w:pPr>
        <w:pStyle w:val="Normal"/>
        <w:rPr/>
      </w:pPr>
      <w:r>
        <w:rPr>
          <w:color w:val="0000CC"/>
        </w:rPr>
        <w:t>Since the temperature difference between consecutive iterations is small and TU</w:t>
      </w:r>
      <w:r>
        <w:rPr>
          <w:color w:val="0000CC"/>
          <w:vertAlign w:val="superscript"/>
        </w:rPr>
        <w:t>dep</w:t>
      </w:r>
      <w:r>
        <w:rPr>
          <w:color w:val="0000CC"/>
        </w:rPr>
        <w:t xml:space="preserve"> has a linear shape, we approximate the integral using trapezoid rule as shown in the figure below: </w:t>
      </w:r>
    </w:p>
    <w:p>
      <w:pPr>
        <w:pStyle w:val="Normal"/>
        <w:jc w:val="center"/>
        <w:rPr/>
      </w:pPr>
      <w:r>
        <w:rPr/>
      </w:r>
      <m:oMath xmlns:m="http://schemas.openxmlformats.org/officeDocument/2006/math">
        <m:sSubSup>
          <m:e>
            <m:r>
              <w:rPr>
                <w:rFonts w:ascii="Cambria Math" w:hAnsi="Cambria Math"/>
              </w:rPr>
              <m:t xml:space="preserve">A</m:t>
            </m:r>
          </m:e>
          <m:sub>
            <m:r>
              <w:rPr>
                <w:rFonts w:ascii="Cambria Math" w:hAnsi="Cambria Math"/>
              </w:rPr>
              <m:t xml:space="preserve">correction</m:t>
            </m:r>
          </m:sub>
          <m:sup>
            <m:r>
              <w:rPr>
                <w:rFonts w:ascii="Cambria Math" w:hAnsi="Cambria Math"/>
              </w:rPr>
              <m:t xml:space="preserve">dep</m:t>
            </m:r>
          </m:sup>
        </m:sSubSup>
        <m:r>
          <w:rPr>
            <w:rFonts w:ascii="Cambria Math" w:hAnsi="Cambria Math"/>
          </w:rPr>
          <m:t xml:space="preserve">=</m:t>
        </m:r>
        <m:d>
          <m:dPr>
            <m:begChr m:val="("/>
            <m:endChr m:val=")"/>
          </m:dPr>
          <m:e>
            <m:f>
              <m:num>
                <m:r>
                  <w:rPr>
                    <w:rFonts w:ascii="Cambria Math" w:hAnsi="Cambria Math"/>
                  </w:rPr>
                  <m:t xml:space="preserve">1</m:t>
                </m:r>
              </m:num>
              <m:den>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den>
            </m:f>
            <m:r>
              <w:rPr>
                <w:rFonts w:ascii="Cambria Math" w:hAnsi="Cambria Math"/>
              </w:rPr>
              <m:t xml:space="preserve">−</m:t>
            </m:r>
            <m:f>
              <m:num>
                <m:r>
                  <w:rPr>
                    <w:rFonts w:ascii="Cambria Math" w:hAnsi="Cambria Math"/>
                  </w:rPr>
                  <m:t xml:space="preserve">1</m:t>
                </m:r>
              </m:num>
              <m:den>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den>
            </m:f>
          </m:e>
        </m:d>
        <m:f>
          <m:num>
            <m:sSubSup>
              <m:e>
                <m:r>
                  <w:rPr>
                    <w:rFonts w:ascii="Cambria Math" w:hAnsi="Cambria Math"/>
                  </w:rPr>
                  <m:t xml:space="preserve">U</m:t>
                </m:r>
              </m:e>
              <m:sub>
                <m:r>
                  <w:rPr>
                    <w:rFonts w:ascii="Cambria Math" w:hAnsi="Cambria Math"/>
                  </w:rPr>
                  <m:t xml:space="preserve">new</m:t>
                </m:r>
              </m:sub>
              <m:sup>
                <m:r>
                  <w:rPr>
                    <w:rFonts w:ascii="Cambria Math" w:hAnsi="Cambria Math"/>
                  </w:rPr>
                  <m:t xml:space="preserve">dep</m:t>
                </m:r>
              </m:sup>
            </m:sSubSup>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old</m:t>
                </m:r>
              </m:sub>
              <m:sup>
                <m:r>
                  <w:rPr>
                    <w:rFonts w:ascii="Cambria Math" w:hAnsi="Cambria Math"/>
                  </w:rPr>
                  <m:t xml:space="preserve">dep</m:t>
                </m:r>
              </m:sup>
            </m:sSubSup>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num>
          <m:den>
            <m:r>
              <w:rPr>
                <w:rFonts w:ascii="Cambria Math" w:hAnsi="Cambria Math"/>
              </w:rPr>
              <m:t xml:space="preserve">2</m:t>
            </m:r>
          </m:den>
        </m:f>
      </m:oMath>
    </w:p>
    <w:p>
      <w:pPr>
        <w:pStyle w:val="Normal"/>
        <w:jc w:val="left"/>
        <w:rPr>
          <w:color w:val="0000CC"/>
        </w:rPr>
      </w:pPr>
      <w:r>
        <w:drawing>
          <wp:anchor behindDoc="0" distT="0" distB="0" distL="0" distR="0" simplePos="0" locked="0" layoutInCell="1" allowOverlap="1" relativeHeight="16">
            <wp:simplePos x="0" y="0"/>
            <wp:positionH relativeFrom="column">
              <wp:posOffset>1348105</wp:posOffset>
            </wp:positionH>
            <wp:positionV relativeFrom="paragraph">
              <wp:posOffset>278130</wp:posOffset>
            </wp:positionV>
            <wp:extent cx="3377565" cy="505460"/>
            <wp:effectExtent l="0" t="0" r="0" b="0"/>
            <wp:wrapTopAndBottom/>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3377565" cy="505460"/>
                    </a:xfrm>
                    <a:prstGeom prst="rect">
                      <a:avLst/>
                    </a:prstGeom>
                  </pic:spPr>
                </pic:pic>
              </a:graphicData>
            </a:graphic>
          </wp:anchor>
        </w:drawing>
      </w:r>
      <w:r>
        <w:rPr>
          <w:color w:val="0000CC"/>
        </w:rPr>
        <w:t>H</w:t>
      </w:r>
      <w:r>
        <w:rPr>
          <w:color w:val="0000CC"/>
        </w:rPr>
        <w:t>ence, Eq.(13) is obtained</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248285</wp:posOffset>
            </wp:positionV>
            <wp:extent cx="4251960" cy="2660015"/>
            <wp:effectExtent l="0" t="0" r="0" b="0"/>
            <wp:wrapTopAndBottom/>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4251960" cy="26600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59690</wp:posOffset>
            </wp:positionV>
            <wp:extent cx="6172835" cy="2902585"/>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rcRect l="0" t="70715" r="0" b="0"/>
                    <a:stretch>
                      <a:fillRect/>
                    </a:stretch>
                  </pic:blipFill>
                  <pic:spPr bwMode="auto">
                    <a:xfrm>
                      <a:off x="0" y="0"/>
                      <a:ext cx="6172835" cy="2902585"/>
                    </a:xfrm>
                    <a:prstGeom prst="rect">
                      <a:avLst/>
                    </a:prstGeom>
                  </pic:spPr>
                </pic:pic>
              </a:graphicData>
            </a:graphic>
          </wp:anchor>
        </w:drawing>
      </w:r>
    </w:p>
    <w:p>
      <w:pPr>
        <w:pStyle w:val="Normal"/>
        <w:rPr/>
      </w:pPr>
      <w:r>
        <w:rPr>
          <w:color w:val="0000FF"/>
        </w:rPr>
        <w:t xml:space="preserve">We are very sorry that our definition of departure function as a dimensionless quantity seems to have confused </w:t>
      </w:r>
      <w:r>
        <w:rPr>
          <w:color w:val="0000CC"/>
        </w:rPr>
        <w:t>this reviewer so badly</w:t>
      </w:r>
      <w:r>
        <w:rPr>
          <w:color w:val="0000FF"/>
        </w:rPr>
        <w:t>. Unfortunately, we believe that altering our definition at this stage would only add to the confusion. We have carefully articulated the definitions of A</w:t>
      </w:r>
      <w:r>
        <w:rPr>
          <w:color w:val="0000FF"/>
          <w:vertAlign w:val="superscript"/>
        </w:rPr>
        <w:t>dep</w:t>
      </w:r>
      <w:r>
        <w:rPr>
          <w:color w:val="0000FF"/>
        </w:rPr>
        <w:t xml:space="preserve"> and U</w:t>
      </w:r>
      <w:r>
        <w:rPr>
          <w:color w:val="0000FF"/>
          <w:vertAlign w:val="superscript"/>
        </w:rPr>
        <w:t>dep</w:t>
      </w:r>
      <w:r>
        <w:rPr>
          <w:color w:val="0000FF"/>
        </w:rPr>
        <w:t xml:space="preserve"> as dimensionless numbers where they are first introduced (first paragraph of Section 2.3 and last paragraph of page 2) and we have been entirely consistent in all derived equations throughout the text of the manuscript. We have added explicit subscripts to distinguish the integration variables vs. dummy variables. Eq. (Z6), which we all agree on, is entirely consistent with our dimensionless definition of U</w:t>
      </w:r>
      <w:r>
        <w:rPr>
          <w:color w:val="0000FF"/>
          <w:vertAlign w:val="superscript"/>
        </w:rPr>
        <w:t>dep</w:t>
      </w:r>
      <w:r>
        <w:rPr>
          <w:color w:val="0000FF"/>
        </w:rPr>
        <w:t xml:space="preserve"> and the resulting Eq. (13) of the current version. There is no missing factor of </w:t>
      </w:r>
      <w:r>
        <w:rPr/>
      </w:r>
      <m:oMath xmlns:m="http://schemas.openxmlformats.org/officeDocument/2006/math">
        <m:f>
          <m:fPr>
            <m:type m:val="lin"/>
          </m:fPr>
          <m:num>
            <m:d>
              <m:dPr>
                <m:begChr m:val="("/>
                <m:endChr m:val=")"/>
              </m:dPr>
              <m:e>
                <m:sSubSup>
                  <m:e>
                    <m:r>
                      <w:rPr>
                        <w:rFonts w:ascii="Cambria Math" w:hAnsi="Cambria Math"/>
                      </w:rPr>
                      <m:t xml:space="preserve">T</m:t>
                    </m:r>
                  </m:e>
                  <m:sub>
                    <m:r>
                      <w:rPr>
                        <w:rFonts w:ascii="Cambria Math" w:hAnsi="Cambria Math"/>
                      </w:rPr>
                      <m:t xml:space="preserve">new</m:t>
                    </m:r>
                  </m:sub>
                  <m:sup>
                    <m:r>
                      <w:rPr>
                        <w:rFonts w:ascii="Cambria Math" w:hAnsi="Cambria Math"/>
                      </w:rPr>
                      <m:t xml:space="preserve">sat</m:t>
                    </m:r>
                  </m:sup>
                </m:sSubSup>
              </m:e>
            </m:d>
          </m:num>
          <m:den>
            <m:d>
              <m:dPr>
                <m:begChr m:val="("/>
                <m:endChr m:val=")"/>
              </m:dPr>
              <m:e>
                <m:sSubSup>
                  <m:e>
                    <m:r>
                      <w:rPr>
                        <w:rFonts w:ascii="Cambria Math" w:hAnsi="Cambria Math"/>
                      </w:rPr>
                      <m:t xml:space="preserve">T</m:t>
                    </m:r>
                  </m:e>
                  <m:sub>
                    <m:r>
                      <w:rPr>
                        <w:rFonts w:ascii="Cambria Math" w:hAnsi="Cambria Math"/>
                      </w:rPr>
                      <m:t xml:space="preserve">old</m:t>
                    </m:r>
                  </m:sub>
                  <m:sup>
                    <m:r>
                      <w:rPr>
                        <w:rFonts w:ascii="Cambria Math" w:hAnsi="Cambria Math"/>
                      </w:rPr>
                      <m:t xml:space="preserve">sat</m:t>
                    </m:r>
                  </m:sup>
                </m:sSubSup>
              </m:e>
            </m:d>
          </m:den>
        </m:f>
      </m:oMath>
      <w:r>
        <w:rPr>
          <w:color w:val="0000FF"/>
        </w:rPr>
        <w:t xml:space="preserve">. We believe that readers will see these definitions where first introduced in the current version, and the carefully articulated subscripts, and that will prevent them going down the wrong path. We thank the reviewer for bringing our attention to these details and taking the time to perform such a thorough review. </w:t>
      </w:r>
    </w:p>
    <w:p>
      <w:pPr>
        <w:pStyle w:val="Normal"/>
        <w:rPr>
          <w:color w:val="0000FF"/>
        </w:rPr>
      </w:pPr>
      <w:r>
        <w:rPr>
          <w:color w:val="0000FF"/>
        </w:rPr>
      </w:r>
    </w:p>
    <w:p>
      <w:pPr>
        <w:pStyle w:val="Normal"/>
        <w:spacing w:before="6962" w:after="0"/>
        <w:rPr/>
      </w:pPr>
      <w:r>
        <w:rPr/>
        <w:drawing>
          <wp:inline distT="0" distB="0" distL="0" distR="0">
            <wp:extent cx="6524625" cy="129095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rcRect l="0" t="0" r="0" b="68422"/>
                    <a:stretch>
                      <a:fillRect/>
                    </a:stretch>
                  </pic:blipFill>
                  <pic:spPr bwMode="auto">
                    <a:xfrm>
                      <a:off x="0" y="0"/>
                      <a:ext cx="6524625" cy="1290955"/>
                    </a:xfrm>
                    <a:prstGeom prst="rect">
                      <a:avLst/>
                    </a:prstGeom>
                  </pic:spPr>
                </pic:pic>
              </a:graphicData>
            </a:graphic>
          </wp:inline>
        </w:drawing>
      </w:r>
      <w:r>
        <w:rPr>
          <w:color w:val="0000FF"/>
        </w:rPr>
        <w:t xml:space="preserve">We now explain, in a separate paragraph in Section 4, a technique that can potentially be used for initialization of very high density simulations of complex molecules. It’s worth mentioning that, any challenges in initialization would be quite similar to those experienced for GEMC, GCMC, NVT, or NPT simulations. </w:t>
      </w:r>
    </w:p>
    <w:p>
      <w:pPr>
        <w:pStyle w:val="Normal"/>
        <w:rPr/>
      </w:pPr>
      <w:r>
        <w:rPr/>
        <w:drawing>
          <wp:anchor behindDoc="0" distT="0" distB="0" distL="0" distR="0" simplePos="0" locked="0" layoutInCell="1" allowOverlap="1" relativeHeight="19">
            <wp:simplePos x="0" y="0"/>
            <wp:positionH relativeFrom="column">
              <wp:posOffset>1115060</wp:posOffset>
            </wp:positionH>
            <wp:positionV relativeFrom="paragraph">
              <wp:posOffset>114300</wp:posOffset>
            </wp:positionV>
            <wp:extent cx="3427730" cy="1443990"/>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3427730" cy="1443990"/>
                    </a:xfrm>
                    <a:prstGeom prst="rect">
                      <a:avLst/>
                    </a:prstGeom>
                  </pic:spPr>
                </pic:pic>
              </a:graphicData>
            </a:graphic>
          </wp:anchor>
        </w:drawing>
      </w:r>
    </w:p>
    <w:p>
      <w:pPr>
        <w:pStyle w:val="Normal"/>
        <w:rPr/>
      </w:pPr>
      <w:r>
        <w:rPr/>
      </w:r>
    </w:p>
    <w:p>
      <w:pPr>
        <w:pStyle w:val="Normal"/>
        <w:rPr/>
      </w:pPr>
      <w:r>
        <w:rPr/>
      </w:r>
    </w:p>
    <w:p>
      <w:pPr>
        <w:pStyle w:val="Normal"/>
        <w:rPr/>
      </w:pPr>
      <w:r>
        <w:rPr/>
        <w:drawing>
          <wp:inline distT="0" distB="0" distL="0" distR="0">
            <wp:extent cx="6372860" cy="13214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rcRect l="0" t="31378" r="0" b="35563"/>
                    <a:stretch>
                      <a:fillRect/>
                    </a:stretch>
                  </pic:blipFill>
                  <pic:spPr bwMode="auto">
                    <a:xfrm>
                      <a:off x="0" y="0"/>
                      <a:ext cx="6372860" cy="1321435"/>
                    </a:xfrm>
                    <a:prstGeom prst="rect">
                      <a:avLst/>
                    </a:prstGeom>
                  </pic:spPr>
                </pic:pic>
              </a:graphicData>
            </a:graphic>
          </wp:inline>
        </w:drawing>
      </w:r>
    </w:p>
    <w:p>
      <w:pPr>
        <w:pStyle w:val="Normal"/>
        <w:rPr/>
      </w:pPr>
      <w:r>
        <w:drawing>
          <wp:anchor behindDoc="0" distT="0" distB="0" distL="0" distR="0" simplePos="0" locked="0" layoutInCell="1" allowOverlap="1" relativeHeight="4">
            <wp:simplePos x="0" y="0"/>
            <wp:positionH relativeFrom="column">
              <wp:posOffset>1280795</wp:posOffset>
            </wp:positionH>
            <wp:positionV relativeFrom="paragraph">
              <wp:posOffset>630555</wp:posOffset>
            </wp:positionV>
            <wp:extent cx="3637915" cy="234061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637915" cy="2340610"/>
                    </a:xfrm>
                    <a:prstGeom prst="rect">
                      <a:avLst/>
                    </a:prstGeom>
                  </pic:spPr>
                </pic:pic>
              </a:graphicData>
            </a:graphic>
          </wp:anchor>
        </w:drawing>
      </w:r>
      <w:r>
        <w:rPr>
          <w:color w:val="0000FF"/>
        </w:rPr>
        <w:t>W</w:t>
      </w:r>
      <w:r>
        <w:rPr>
          <w:color w:val="0000FF"/>
        </w:rPr>
        <w:t>e now address the application range of ITIC and GEMC+TI methods in the Conclusions section.</w:t>
      </w:r>
      <w:r>
        <w:rPr/>
        <w:t xml:space="preserve"> </w:t>
      </w:r>
      <w:r>
        <w:rPr>
          <w:color w:val="0000FF"/>
        </w:rPr>
        <w:t>The following paragraph was modified to clearly state that ITIC and GEMC+TI have similar performance in terms of lower temperature limit.</w:t>
      </w:r>
      <w:r>
        <w:br w:type="page"/>
      </w:r>
    </w:p>
    <w:p>
      <w:pPr>
        <w:pStyle w:val="Normal"/>
        <w:rPr>
          <w:color w:val="0000FF"/>
        </w:rPr>
      </w:pPr>
      <w:r>
        <w:rPr>
          <w:color w:val="0000FF"/>
        </w:rPr>
        <w:drawing>
          <wp:anchor behindDoc="0" distT="0" distB="0" distL="0" distR="0" simplePos="0" locked="0" layoutInCell="1" allowOverlap="1" relativeHeight="5">
            <wp:simplePos x="0" y="0"/>
            <wp:positionH relativeFrom="column">
              <wp:align>center</wp:align>
            </wp:positionH>
            <wp:positionV relativeFrom="paragraph">
              <wp:posOffset>111760</wp:posOffset>
            </wp:positionV>
            <wp:extent cx="6514465" cy="139700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rcRect l="0" t="65155" r="0" b="628"/>
                    <a:stretch>
                      <a:fillRect/>
                    </a:stretch>
                  </pic:blipFill>
                  <pic:spPr bwMode="auto">
                    <a:xfrm>
                      <a:off x="0" y="0"/>
                      <a:ext cx="6514465" cy="1397000"/>
                    </a:xfrm>
                    <a:prstGeom prst="rect">
                      <a:avLst/>
                    </a:prstGeom>
                  </pic:spPr>
                </pic:pic>
              </a:graphicData>
            </a:graphic>
          </wp:anchor>
        </w:drawing>
      </w:r>
    </w:p>
    <w:p>
      <w:pPr>
        <w:pStyle w:val="Normal"/>
        <w:rPr>
          <w:color w:val="0000CC"/>
        </w:rPr>
      </w:pPr>
      <w:r>
        <w:rPr>
          <w:color w:val="0000CC"/>
        </w:rPr>
        <w:t>We updated Figure 12b and 12c by adding the GCMC results obtained from GOMC and GEMC results of Ref. 12. The GCMC results are also included in Supplementary Materials.</w:t>
      </w:r>
      <w:r>
        <w:br w:type="page"/>
      </w:r>
    </w:p>
    <w:p>
      <w:pPr>
        <w:pStyle w:val="Normal"/>
        <w:rPr/>
      </w:pPr>
      <w:r>
        <w:rPr/>
      </w:r>
    </w:p>
    <w:p>
      <w:pPr>
        <w:pStyle w:val="Default"/>
        <w:jc w:val="center"/>
        <w:rPr>
          <w:b/>
          <w:b/>
          <w:bCs/>
        </w:rPr>
      </w:pPr>
      <w:r>
        <w:rPr>
          <w:b/>
          <w:bCs/>
        </w:rPr>
        <w:t>Response to Reviewer #3</w:t>
      </w:r>
    </w:p>
    <w:p>
      <w:pPr>
        <w:pStyle w:val="Default"/>
        <w:jc w:val="center"/>
        <w:rPr>
          <w:b/>
          <w:b/>
          <w:bCs/>
        </w:rPr>
      </w:pPr>
      <w:r>
        <w:rPr>
          <w:b/>
          <w:bCs/>
        </w:rPr>
      </w:r>
    </w:p>
    <w:p>
      <w:pPr>
        <w:pStyle w:val="Normal"/>
        <w:rPr>
          <w:rFonts w:ascii="Times New Roman" w:hAnsi="Times New Roman"/>
          <w:color w:val="000000"/>
        </w:rPr>
      </w:pPr>
      <w:r>
        <w:rPr>
          <w:rFonts w:ascii="Times New Roman" w:hAnsi="Times New Roman"/>
          <w:color w:val="000000"/>
        </w:rPr>
        <w:t xml:space="preserve">The authors have adequately addressed the issues described in the previous reviews and the manuscript is ready to be published except that the notation in the derivation is still a bit sloppy and (for a couple of equations) still incorrect. </w:t>
      </w:r>
    </w:p>
    <w:p>
      <w:pPr>
        <w:pStyle w:val="Normal"/>
        <w:rPr/>
      </w:pPr>
      <w:r>
        <w:rPr/>
      </w:r>
    </w:p>
    <w:p>
      <w:pPr>
        <w:pStyle w:val="Normal"/>
        <w:rPr>
          <w:rFonts w:ascii="Times New Roman" w:hAnsi="Times New Roman"/>
          <w:color w:val="000000"/>
        </w:rPr>
      </w:pPr>
      <w:r>
        <w:rPr>
          <w:rFonts w:ascii="Times New Roman" w:hAnsi="Times New Roman"/>
          <w:color w:val="000000"/>
        </w:rPr>
        <w:t>The authors use both subscripts (T,P,rho) outside of parentheses as well as subscripts on vertical bars to indicate that the expression is evaluated at the subscripted conditions. The usage is not always clear or helpful. For instance, in eq. 2, T and P subscripts are used but the variable T^sat is inside the expression. Is T^sat set equal to T? It doesn't really make sense. Instead, it is perhaps indicating that both LHS and RHS are evaluated at the same T and P.</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Eq. 3 has T and V subscripts the free energy differences; in this case, the expressions on the LHS and RHS should *not* be evaluated at the same V, but rather different volumes; do the subscripts mean that the expressions are functions of T and V?. And it's unclear why the free energy difference needs a subscript while Z does not (is Z not a function of T and V?).</w:t>
      </w:r>
    </w:p>
    <w:p>
      <w:pPr>
        <w:pStyle w:val="Normal"/>
        <w:rPr/>
      </w:pPr>
      <w:r>
        <w:rPr/>
      </w:r>
    </w:p>
    <w:p>
      <w:pPr>
        <w:pStyle w:val="Normal"/>
        <w:rPr/>
      </w:pPr>
      <w:r>
        <w:rPr>
          <w:rFonts w:ascii="Times New Roman" w:hAnsi="Times New Roman"/>
          <w:color w:val="0000FF"/>
        </w:rPr>
        <w:t>In this manuscript, the subscript next to vertical bar implies evaluation. On the other hand, the subscripts outside parentheses are only used in the definition of departure functions. In this study, we tried to be consistent with the departure function definitions of Elliott-Lira textbook (Reference 28) as much as possible. Section 8.2 of Elliott-Lira textbook defines departure function for property M at fixed T,P as (M-M</w:t>
      </w:r>
      <w:r>
        <w:rPr>
          <w:rFonts w:ascii="Times New Roman" w:hAnsi="Times New Roman"/>
          <w:color w:val="0000FF"/>
          <w:vertAlign w:val="superscript"/>
        </w:rPr>
        <w:t>ig</w:t>
      </w:r>
      <w:r>
        <w:rPr>
          <w:rFonts w:ascii="Times New Roman" w:hAnsi="Times New Roman"/>
          <w:color w:val="0000FF"/>
        </w:rPr>
        <w:t>)</w:t>
      </w:r>
      <w:r>
        <w:rPr>
          <w:rFonts w:ascii="Times New Roman" w:hAnsi="Times New Roman"/>
          <w:color w:val="0000FF"/>
          <w:vertAlign w:val="subscript"/>
        </w:rPr>
        <w:t>T,P</w:t>
      </w:r>
      <w:r>
        <w:rPr>
          <w:rFonts w:ascii="Times New Roman" w:hAnsi="Times New Roman"/>
          <w:color w:val="0000FF"/>
        </w:rPr>
        <w:t xml:space="preserve"> and departure function for property M at fixed T,V as (M-M</w:t>
      </w:r>
      <w:r>
        <w:rPr>
          <w:rFonts w:ascii="Times New Roman" w:hAnsi="Times New Roman"/>
          <w:color w:val="0000FF"/>
          <w:vertAlign w:val="superscript"/>
        </w:rPr>
        <w:t>ig</w:t>
      </w:r>
      <w:r>
        <w:rPr>
          <w:rFonts w:ascii="Times New Roman" w:hAnsi="Times New Roman"/>
          <w:color w:val="0000FF"/>
        </w:rPr>
        <w:t>)</w:t>
      </w:r>
      <w:r>
        <w:rPr>
          <w:rFonts w:ascii="Times New Roman" w:hAnsi="Times New Roman"/>
          <w:color w:val="0000FF"/>
          <w:vertAlign w:val="subscript"/>
        </w:rPr>
        <w:t>T,V</w:t>
      </w:r>
      <w:r>
        <w:rPr>
          <w:rFonts w:ascii="Times New Roman" w:hAnsi="Times New Roman"/>
          <w:color w:val="0000FF"/>
        </w:rPr>
        <w:t xml:space="preserve">. In other words, fixed T,V means that the ideal gas has the same T and V of real fluid. We added a sentence after Eq.(2) to explain the meaning of T,V or T,P outside parentheses. </w:t>
      </w:r>
    </w:p>
    <w:p>
      <w:pPr>
        <w:pStyle w:val="Normal"/>
        <w:rPr>
          <w:rFonts w:ascii="Times New Roman" w:hAnsi="Times New Roman"/>
          <w:color w:val="0000FF"/>
        </w:rPr>
      </w:pPr>
      <w:r>
        <w:rPr>
          <w:rFonts w:ascii="Times New Roman" w:hAnsi="Times New Roman"/>
          <w:color w:val="0000FF"/>
        </w:rPr>
      </w:r>
    </w:p>
    <w:p>
      <w:pPr>
        <w:pStyle w:val="Normal"/>
        <w:rPr/>
      </w:pPr>
      <w:r>
        <w:rPr>
          <w:rFonts w:ascii="Times New Roman" w:hAnsi="Times New Roman"/>
          <w:color w:val="0000FF"/>
        </w:rPr>
        <w:t>Reference 28 also emphasizes on using the dimensionless form of departure function (See Section 8.5). Therefore, in this study we always include the RT term in the denominator to make the departure function dimensionless. Therefore, we defined departure function at fixed T,V as [(M-M</w:t>
      </w:r>
      <w:r>
        <w:rPr>
          <w:rFonts w:ascii="Times New Roman" w:hAnsi="Times New Roman"/>
          <w:color w:val="0000FF"/>
          <w:vertAlign w:val="superscript"/>
        </w:rPr>
        <w:t>ig</w:t>
      </w:r>
      <w:r>
        <w:rPr>
          <w:rFonts w:ascii="Times New Roman" w:hAnsi="Times New Roman"/>
          <w:color w:val="0000FF"/>
        </w:rPr>
        <w:t>)/RT]</w:t>
      </w:r>
      <w:r>
        <w:rPr>
          <w:rFonts w:ascii="Times New Roman" w:hAnsi="Times New Roman"/>
          <w:color w:val="0000FF"/>
          <w:vertAlign w:val="subscript"/>
        </w:rPr>
        <w:t>T,V</w:t>
      </w:r>
      <w:r>
        <w:rPr>
          <w:rFonts w:ascii="Times New Roman" w:hAnsi="Times New Roman"/>
          <w:color w:val="0000FF"/>
        </w:rPr>
        <w:t xml:space="preserve"> and departure function at fixed T,P as [(M-M</w:t>
      </w:r>
      <w:r>
        <w:rPr>
          <w:rFonts w:ascii="Times New Roman" w:hAnsi="Times New Roman"/>
          <w:color w:val="0000FF"/>
          <w:vertAlign w:val="superscript"/>
        </w:rPr>
        <w:t>ig</w:t>
      </w:r>
      <w:r>
        <w:rPr>
          <w:rFonts w:ascii="Times New Roman" w:hAnsi="Times New Roman"/>
          <w:color w:val="0000FF"/>
        </w:rPr>
        <w:t>)/RT]</w:t>
      </w:r>
      <w:r>
        <w:rPr>
          <w:rFonts w:ascii="Times New Roman" w:hAnsi="Times New Roman"/>
          <w:color w:val="0000FF"/>
          <w:vertAlign w:val="subscript"/>
        </w:rPr>
        <w:t>T,P</w:t>
      </w:r>
      <w:r>
        <w:rPr>
          <w:rFonts w:ascii="Times New Roman" w:hAnsi="Times New Roman"/>
          <w:color w:val="0000FF"/>
        </w:rPr>
        <w:t>. However, perhaps a better way to write the departure functions is to put the parentheses around G-G</w:t>
      </w:r>
      <w:r>
        <w:rPr>
          <w:rFonts w:ascii="Times New Roman" w:hAnsi="Times New Roman"/>
          <w:color w:val="0000FF"/>
          <w:vertAlign w:val="superscript"/>
        </w:rPr>
        <w:t>ig</w:t>
      </w:r>
      <w:r>
        <w:rPr>
          <w:rFonts w:ascii="Times New Roman" w:hAnsi="Times New Roman"/>
          <w:color w:val="0000FF"/>
        </w:rPr>
        <w:t xml:space="preserve"> only which is also more consistent with Elliott-Lira textbook. For example, Eq.(2) and Eq.(3) would be </w:t>
      </w:r>
    </w:p>
    <w:p>
      <w:pPr>
        <w:pStyle w:val="Normal"/>
        <w:rPr/>
      </w:pPr>
      <w:r>
        <w:rPr/>
        <w:t xml:space="preserve"> </w:t>
      </w:r>
    </w:p>
    <w:p>
      <w:pPr>
        <w:pStyle w:val="Normal"/>
        <w:rPr>
          <w:rFonts w:ascii="Times New Roman" w:hAnsi="Times New Roman"/>
          <w:color w:val="0000FF"/>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24835" cy="514350"/>
            <wp:effectExtent l="0" t="0" r="0" b="0"/>
            <wp:wrapTopAndBottom/>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3124835" cy="514350"/>
                    </a:xfrm>
                    <a:prstGeom prst="rect">
                      <a:avLst/>
                    </a:prstGeom>
                  </pic:spPr>
                </pic:pic>
              </a:graphicData>
            </a:graphic>
          </wp:anchor>
        </w:drawing>
      </w:r>
      <w:r>
        <w:rPr>
          <w:rFonts w:ascii="Times New Roman" w:hAnsi="Times New Roman"/>
          <w:color w:val="0000FF"/>
        </w:rPr>
        <w:t xml:space="preserve"> </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83940" cy="577215"/>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3583940" cy="577215"/>
                    </a:xfrm>
                    <a:prstGeom prst="rect">
                      <a:avLst/>
                    </a:prstGeom>
                  </pic:spPr>
                </pic:pic>
              </a:graphicData>
            </a:graphic>
          </wp:anchor>
        </w:drawing>
      </w:r>
    </w:p>
    <w:p>
      <w:pPr>
        <w:pStyle w:val="Normal"/>
        <w:rPr/>
      </w:pPr>
      <w:r>
        <w:rPr>
          <w:rFonts w:ascii="Times New Roman" w:hAnsi="Times New Roman"/>
          <w:color w:val="0000FF"/>
        </w:rPr>
        <w:t>We modified all equations containing departure functions so that the subscripts outside parentheses are around (M-M</w:t>
      </w:r>
      <w:r>
        <w:rPr>
          <w:rFonts w:ascii="Times New Roman" w:hAnsi="Times New Roman"/>
          <w:color w:val="0000FF"/>
          <w:vertAlign w:val="superscript"/>
        </w:rPr>
        <w:t>ig</w:t>
      </w:r>
      <w:r>
        <w:rPr>
          <w:rFonts w:ascii="Times New Roman" w:hAnsi="Times New Roman"/>
          <w:color w:val="0000FF"/>
        </w:rPr>
        <w:t xml:space="preserve">) only. </w:t>
        <w:br/>
        <w:br/>
      </w:r>
    </w:p>
    <w:p>
      <w:pPr>
        <w:pStyle w:val="Normal"/>
        <w:rPr>
          <w:rFonts w:ascii="Times New Roman" w:hAnsi="Times New Roman"/>
          <w:color w:val="000000"/>
        </w:rPr>
      </w:pPr>
      <w:r>
        <w:rPr>
          <w:rFonts w:ascii="Times New Roman" w:hAnsi="Times New Roman"/>
          <w:color w:val="000000"/>
        </w:rPr>
        <w:t>In general, I would suggest using notation like "G(T,P)/RT" rather than "(G/RT)_T,P" to indicate that G is a function of and/or evaluated at T and P.</w:t>
      </w:r>
    </w:p>
    <w:p>
      <w:pPr>
        <w:pStyle w:val="Normal"/>
        <w:rPr>
          <w:rFonts w:ascii="Times New Roman" w:hAnsi="Times New Roman"/>
          <w:color w:val="000000"/>
        </w:rPr>
      </w:pPr>
      <w:r>
        <w:rPr>
          <w:rFonts w:ascii="Times New Roman" w:hAnsi="Times New Roman"/>
          <w:color w:val="000000"/>
        </w:rPr>
      </w:r>
    </w:p>
    <w:p>
      <w:pPr>
        <w:pStyle w:val="Normal"/>
        <w:rPr/>
      </w:pPr>
      <w:r>
        <w:rPr>
          <w:rFonts w:ascii="Times New Roman" w:hAnsi="Times New Roman"/>
          <w:color w:val="0000FF"/>
        </w:rPr>
        <w:t>In order to preserve the meaning of subscripts “T,V” and “T,P” that was mentioned above, we would like to maintain consistency with Reference 28 and include these subscripts outside parentheses when departure function is concerned. H</w:t>
      </w:r>
      <w:bookmarkStart w:id="0" w:name="_GoBack"/>
      <w:bookmarkEnd w:id="0"/>
      <w:r>
        <w:rPr>
          <w:rFonts w:ascii="Times New Roman" w:hAnsi="Times New Roman"/>
          <w:color w:val="0000FF"/>
        </w:rPr>
        <w:t xml:space="preserve">owever, we now use the notation suggested by the reviewer  to clarify in Eq.(4) and Eq.(5) that A is evaluated at and/or is a function of  (T,rho) point. </w:t>
      </w:r>
      <w:r>
        <w:rPr>
          <w:rFonts w:ascii="Times New Roman" w:hAnsi="Times New Roman"/>
          <w:color w:val="000000"/>
        </w:rPr>
        <w:br/>
        <w:br/>
        <w:t xml:space="preserve">Eq. 4 is also confusing. The LHS suggests that a difference in two free energy functions is being computed at the same condition (rho). In fact, the temperature is different. Also, "ref" in eq. 4 and 5 seem to indicate the "ideal gas" state. The use of "ref" to indicate both the reference system (ideal gas) and reference condition (T_ref, rho_ref) is also confusing. Is A_ref the ideal gas free energy or the free energy of the real system at the reference condition? If A_ref is the ideal gas free energy, why not use "ig" instead of "ref"? </w:t>
        <w:br/>
      </w:r>
    </w:p>
    <w:p>
      <w:pPr>
        <w:pStyle w:val="Normal"/>
        <w:rPr>
          <w:rFonts w:ascii="Times New Roman" w:hAnsi="Times New Roman"/>
          <w:color w:val="0000FF"/>
        </w:rPr>
      </w:pPr>
      <w:r>
        <w:rPr>
          <w:rFonts w:ascii="Times New Roman" w:hAnsi="Times New Roman"/>
          <w:color w:val="0000FF"/>
        </w:rPr>
        <w:t>Eq.(4) gives the change in dimensionless Helmholtz energy along an isochoric pathway. The term “ref” actually indicated the initial condition of an isochoric path; not necessarily ideal gas. We agree that this could cause confusion as we define the “reference state” in previous paragraph as “ideal gas at saturation temperature”. In the new version we modified Eq.(4) to clarify the initial and final points during an isochoric path. Also, using T_1 and T_2 for limits of integral in Eq.(4) and T for dummy variable inside integral, resolves the concern of reviewer #2 about using T as both integral limit and dummy variable inside integral.</w:t>
      </w:r>
    </w:p>
    <w:p>
      <w:pPr>
        <w:pStyle w:val="Normal"/>
        <w:rPr>
          <w:rFonts w:ascii="Times New Roman" w:hAnsi="Times New Roman"/>
          <w:color w:val="0000FF"/>
        </w:rPr>
      </w:pPr>
      <w:r>
        <w:rPr>
          <w:rFonts w:ascii="Times New Roman" w:hAnsi="Times New Roman"/>
          <w:color w:val="0000FF"/>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630930" cy="49339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630930" cy="493395"/>
                    </a:xfrm>
                    <a:prstGeom prst="rect">
                      <a:avLst/>
                    </a:prstGeom>
                  </pic:spPr>
                </pic:pic>
              </a:graphicData>
            </a:graphic>
          </wp:anchor>
        </w:drawing>
      </w:r>
    </w:p>
    <w:p>
      <w:pPr>
        <w:pStyle w:val="Normal"/>
        <w:rPr>
          <w:color w:val="0000FF"/>
        </w:rPr>
      </w:pPr>
      <w:r>
        <w:rPr>
          <w:color w:val="0000FF"/>
        </w:rPr>
      </w:r>
    </w:p>
    <w:p>
      <w:pPr>
        <w:pStyle w:val="Normal"/>
        <w:rPr>
          <w:rFonts w:ascii="Times New Roman" w:hAnsi="Times New Roman"/>
          <w:color w:val="000000"/>
        </w:rPr>
      </w:pPr>
      <w:r>
        <w:rPr>
          <w:rFonts w:ascii="Times New Roman" w:hAnsi="Times New Roman"/>
          <w:color w:val="000000"/>
        </w:rPr>
        <w:t>If A_ref is the free energy at the reference condition, then the integrand of eq. 5 is wrong; it should be Z/rho instead of (Z-1)/rho.</w:t>
      </w:r>
    </w:p>
    <w:p>
      <w:pPr>
        <w:pStyle w:val="Normal"/>
        <w:rPr>
          <w:color w:val="CE181E"/>
        </w:rPr>
      </w:pPr>
      <w:r>
        <w:rPr>
          <w:color w:val="CE181E"/>
        </w:rPr>
      </w:r>
    </w:p>
    <w:p>
      <w:pPr>
        <w:pStyle w:val="Normal"/>
        <w:rPr>
          <w:rFonts w:ascii="Times New Roman" w:hAnsi="Times New Roman"/>
          <w:color w:val="000000"/>
        </w:rPr>
      </w:pPr>
      <w:r>
        <w:rPr>
          <w:rFonts w:ascii="Times New Roman" w:hAnsi="Times New Roman"/>
          <w:color w:val="000000"/>
        </w:rPr>
        <w:t>If rho_ref != 0, then eq. 5 is wrong even if A_ref=A_ig. For rho_ref!=0, then the LHS should be</w:t>
        <w:br/>
        <w:br/>
        <w:t>A(rho)/RT - A(rho_ref)/RT - (A_ig(rho) - A_ig(rho_ref))/RT</w:t>
        <w:br/>
        <w:br/>
        <w:t xml:space="preserve">If rho_ref=0, then A(rho_ref) = A_ig(rho_ref) and those terms cancel, leaving the terms in the manuscript. The manuscript states only that the reference state is the ideal gas, so it is unclear to the reader that the authors have made the choice rho_ref=0. </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FF"/>
        </w:rPr>
      </w:pPr>
      <w:r>
        <w:rPr>
          <w:rFonts w:ascii="Times New Roman" w:hAnsi="Times New Roman"/>
          <w:color w:val="0000FF"/>
        </w:rPr>
        <w:t>A_ref in the Eq.(5) of the previous version of the manuscript</w:t>
      </w:r>
    </w:p>
    <w:p>
      <w:pPr>
        <w:pStyle w:val="Normal"/>
        <w:rPr>
          <w:rFonts w:ascii="Times New Roman" w:hAnsi="Times New Roman"/>
          <w:color w:val="0000FF"/>
        </w:rPr>
      </w:pPr>
      <w:r>
        <w:rPr>
          <w:rFonts w:ascii="Times New Roman" w:hAnsi="Times New Roman"/>
          <w:color w:val="0000FF"/>
        </w:rPr>
        <w:drawing>
          <wp:anchor behindDoc="0" distT="0" distB="0" distL="0" distR="0" simplePos="0" locked="0" layoutInCell="1" allowOverlap="1" relativeHeight="17">
            <wp:simplePos x="0" y="0"/>
            <wp:positionH relativeFrom="column">
              <wp:posOffset>1584960</wp:posOffset>
            </wp:positionH>
            <wp:positionV relativeFrom="paragraph">
              <wp:posOffset>104775</wp:posOffset>
            </wp:positionV>
            <wp:extent cx="2233295" cy="448945"/>
            <wp:effectExtent l="0" t="0" r="0" b="0"/>
            <wp:wrapTopAndBottom/>
            <wp:docPr id="1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 descr=""/>
                    <pic:cNvPicPr>
                      <a:picLocks noChangeAspect="1" noChangeArrowheads="1"/>
                    </pic:cNvPicPr>
                  </pic:nvPicPr>
                  <pic:blipFill>
                    <a:blip r:embed="rId19"/>
                    <a:srcRect l="0" t="54238" r="34866" b="-73"/>
                    <a:stretch>
                      <a:fillRect/>
                    </a:stretch>
                  </pic:blipFill>
                  <pic:spPr bwMode="auto">
                    <a:xfrm>
                      <a:off x="0" y="0"/>
                      <a:ext cx="2233295" cy="448945"/>
                    </a:xfrm>
                    <a:prstGeom prst="rect">
                      <a:avLst/>
                    </a:prstGeom>
                  </pic:spPr>
                </pic:pic>
              </a:graphicData>
            </a:graphic>
          </wp:anchor>
        </w:drawing>
      </w:r>
    </w:p>
    <w:p>
      <w:pPr>
        <w:pStyle w:val="Normal"/>
        <w:rPr>
          <w:rFonts w:ascii="Times New Roman" w:hAnsi="Times New Roman"/>
          <w:color w:val="0000FF"/>
        </w:rPr>
      </w:pPr>
      <w:r>
        <w:rPr>
          <w:rFonts w:ascii="Times New Roman" w:hAnsi="Times New Roman"/>
          <w:color w:val="0000FF"/>
        </w:rPr>
        <w:t xml:space="preserve"> </w:t>
      </w:r>
      <w:r>
        <w:rPr>
          <w:rFonts w:ascii="Times New Roman" w:hAnsi="Times New Roman"/>
          <w:color w:val="0000FF"/>
        </w:rPr>
        <w:t xml:space="preserve">represented the Helmholtz energy of ideal gas. Since the isotherms in ITIC method start at zero density, we modified Eq.(5) to emphasize the ideal gas starting point (i.e. rho_ref=0). Eq.(5) in the modified version is also the definition of Helmholtz energy departure function at fixed T,V. </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FF"/>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508375" cy="436880"/>
            <wp:effectExtent l="0" t="0" r="0" b="0"/>
            <wp:wrapTopAndBottom/>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0"/>
                    <a:stretch>
                      <a:fillRect/>
                    </a:stretch>
                  </pic:blipFill>
                  <pic:spPr bwMode="auto">
                    <a:xfrm>
                      <a:off x="0" y="0"/>
                      <a:ext cx="3508375" cy="436880"/>
                    </a:xfrm>
                    <a:prstGeom prst="rect">
                      <a:avLst/>
                    </a:prstGeom>
                  </pic:spPr>
                </pic:pic>
              </a:graphicData>
            </a:graphic>
          </wp:anchor>
        </w:drawing>
      </w:r>
      <w:r>
        <w:rPr>
          <w:rFonts w:ascii="Times New Roman" w:hAnsi="Times New Roman"/>
          <w:color w:val="0000FF"/>
        </w:rPr>
        <w:t>w</w:t>
      </w:r>
      <w:r>
        <w:rPr>
          <w:rFonts w:ascii="Times New Roman" w:hAnsi="Times New Roman"/>
          <w:color w:val="0000FF"/>
        </w:rPr>
        <w:t>here rho_1=0 and T represents the isothermal temperature.</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A similar issue exists with eq. 4 except that rho!=0 and so there is no cancellation on the LHS. It seems that the LHS needs 4 terms. Neglect of these terms does not cause real problems because they will cancel for the liquid and vapor states (eq. 10), but it is still incorrect to leave them out of eq. 4.</w:t>
        <w:br/>
      </w:r>
    </w:p>
    <w:p>
      <w:pPr>
        <w:pStyle w:val="Normal"/>
        <w:rPr>
          <w:rFonts w:ascii="Times New Roman" w:hAnsi="Times New Roman"/>
          <w:color w:val="0000FF"/>
        </w:rPr>
      </w:pPr>
      <w:r>
        <w:rPr>
          <w:rFonts w:ascii="Times New Roman" w:hAnsi="Times New Roman"/>
          <w:color w:val="0000FF"/>
        </w:rPr>
        <w:t>Eq.(4) as mentioned above is equivalent to Eq.(Z3) obtained by reviewer 1:</w:t>
      </w:r>
    </w:p>
    <w:p>
      <w:pPr>
        <w:pStyle w:val="Normal"/>
        <w:rPr>
          <w:rFonts w:ascii="Times New Roman" w:hAnsi="Times New Roman"/>
          <w:color w:val="0000FF"/>
        </w:rPr>
      </w:pPr>
      <w:r>
        <w:rPr>
          <w:rFonts w:ascii="Times New Roman" w:hAnsi="Times New Roman"/>
          <w:color w:val="0000FF"/>
        </w:rPr>
      </w:r>
    </w:p>
    <w:p>
      <w:pPr>
        <w:pStyle w:val="Normal"/>
        <w:rPr>
          <w:rFonts w:ascii="Times New Roman" w:hAnsi="Times New Roman"/>
          <w:color w:val="0000FF"/>
        </w:rPr>
      </w:pPr>
      <w:r>
        <w:rPr>
          <w:rFonts w:ascii="Times New Roman" w:hAnsi="Times New Roman"/>
          <w:color w:val="0000FF"/>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649855" cy="24955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2649855" cy="249555"/>
                    </a:xfrm>
                    <a:prstGeom prst="rect">
                      <a:avLst/>
                    </a:prstGeom>
                  </pic:spPr>
                </pic:pic>
              </a:graphicData>
            </a:graphic>
          </wp:anchor>
        </w:drawing>
      </w:r>
    </w:p>
    <w:p>
      <w:pPr>
        <w:pStyle w:val="Normal"/>
        <w:rPr>
          <w:rFonts w:ascii="Times New Roman" w:hAnsi="Times New Roman"/>
          <w:color w:val="000000"/>
        </w:rPr>
      </w:pPr>
      <w:r>
        <w:rPr>
          <w:rFonts w:ascii="Times New Roman" w:hAnsi="Times New Roman"/>
          <w:color w:val="000000"/>
        </w:rPr>
        <w:br/>
        <w:t>I suggest using rho instead of V where it appears (currently as subscripts) as rho is the variable that is actually used in the formulas.</w:t>
        <w:br/>
      </w:r>
    </w:p>
    <w:p>
      <w:pPr>
        <w:pStyle w:val="Normal"/>
        <w:rPr>
          <w:rFonts w:ascii="Times New Roman" w:hAnsi="Times New Roman"/>
          <w:color w:val="0000FF"/>
        </w:rPr>
      </w:pPr>
      <w:r>
        <w:rPr>
          <w:rFonts w:ascii="Times New Roman" w:hAnsi="Times New Roman"/>
          <w:color w:val="0000FF"/>
        </w:rPr>
        <w:t>As mentioned before, we use V in subscript “T,V” to be consistent with Reference 26. Note that we only use V as subscripts of departure functions. The rest of equations consistently use rho instead of V.</w:t>
      </w:r>
    </w:p>
    <w:p>
      <w:pPr>
        <w:pStyle w:val="Normal"/>
        <w:rPr/>
      </w:pPr>
      <w:r>
        <w:rPr>
          <w:rFonts w:ascii="Times New Roman" w:hAnsi="Times New Roman"/>
          <w:color w:val="000000"/>
        </w:rPr>
        <w:br/>
        <w:t>Finally, I noticed that toward the end of page 3 there is a parenthesis missing:</w:t>
        <w:br/>
        <w:t>"the new vapor density (&lt;rho&gt;_new^vap is calculated"</w:t>
      </w:r>
      <w:ins w:id="0" w:author="Unknown Author" w:date="2019-04-03T02:16:25Z">
        <w:r>
          <w:rPr>
            <w:rFonts w:ascii="Times New Roman" w:hAnsi="Times New Roman"/>
            <w:color w:val="000000"/>
          </w:rPr>
          <w:t xml:space="preserve"> </w:t>
        </w:r>
      </w:ins>
    </w:p>
    <w:p>
      <w:pPr>
        <w:pStyle w:val="Normal"/>
        <w:rPr/>
      </w:pPr>
      <w:r>
        <w:rPr/>
      </w:r>
    </w:p>
    <w:p>
      <w:pPr>
        <w:pStyle w:val="Normal"/>
        <w:rPr>
          <w:rFonts w:ascii="Times New Roman" w:hAnsi="Times New Roman"/>
          <w:color w:val="0000FF"/>
        </w:rPr>
      </w:pPr>
      <w:r>
        <w:rPr>
          <w:rFonts w:ascii="Times New Roman" w:hAnsi="Times New Roman"/>
          <w:color w:val="0000FF"/>
        </w:rPr>
        <w:t xml:space="preserve">We thank the reviewer for pointing out this typo. </w:t>
      </w:r>
    </w:p>
    <w:p>
      <w:pPr>
        <w:pStyle w:val="Normal"/>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0000FF"/>
          <w:ins w:id="2" w:author="Unknown Author" w:date="2019-04-03T02:16:33Z"/>
          <w:spacing w:val="0"/>
          <w:sz w:val="21"/>
        </w:rPr>
      </w:pPr>
      <w:ins w:id="1" w:author="Unknown Author" w:date="2019-04-03T02:16:33Z">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0000FF"/>
            <w:spacing w:val="0"/>
            <w:sz w:val="21"/>
          </w:rPr>
        </w:r>
      </w:ins>
    </w:p>
    <w:p>
      <w:pPr>
        <w:pStyle w:val="Normal"/>
        <w:rPr>
          <w:rFonts w:ascii="Times New Roman" w:hAnsi="Times New Roman"/>
          <w:b/>
          <w:b/>
          <w:bCs/>
          <w:color w:val="000000"/>
          <w:ins w:id="4" w:author="Unknown Author" w:date="2019-04-03T02:18:19Z"/>
        </w:rPr>
      </w:pPr>
      <w:ins w:id="3" w:author="Unknown Author" w:date="2019-04-03T02:18:19Z">
        <w:r>
          <w:rPr>
            <w:rFonts w:ascii="Times New Roman" w:hAnsi="Times New Roman"/>
            <w:b/>
            <w:bCs/>
            <w:color w:val="000000"/>
          </w:rPr>
        </w:r>
      </w:ins>
      <w:r>
        <w:br w:type="page"/>
      </w:r>
    </w:p>
    <w:p>
      <w:pPr>
        <w:pStyle w:val="Normal"/>
        <w:rPr>
          <w:rFonts w:ascii="Times New Roman" w:hAnsi="Times New Roman"/>
          <w:b/>
          <w:b/>
          <w:bCs/>
          <w:color w:val="000000"/>
        </w:rPr>
      </w:pPr>
      <w:r>
        <w:drawing>
          <wp:anchor behindDoc="0" distT="0" distB="0" distL="0" distR="0" simplePos="0" locked="0" layoutInCell="1" allowOverlap="1" relativeHeight="27">
            <wp:simplePos x="0" y="0"/>
            <wp:positionH relativeFrom="page">
              <wp:posOffset>1657350</wp:posOffset>
            </wp:positionH>
            <wp:positionV relativeFrom="page">
              <wp:posOffset>3419475</wp:posOffset>
            </wp:positionV>
            <wp:extent cx="4490720" cy="5215890"/>
            <wp:effectExtent l="0" t="0" r="0" b="0"/>
            <wp:wrapTopAndBottom/>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rcRect l="0" t="1334" r="1779" b="0"/>
                    <a:stretch>
                      <a:fillRect/>
                    </a:stretch>
                  </pic:blipFill>
                  <pic:spPr bwMode="auto">
                    <a:xfrm>
                      <a:off x="0" y="0"/>
                      <a:ext cx="4490720" cy="5215890"/>
                    </a:xfrm>
                    <a:prstGeom prst="rect">
                      <a:avLst/>
                    </a:prstGeom>
                  </pic:spPr>
                </pic:pic>
              </a:graphicData>
            </a:graphic>
          </wp:anchor>
        </w:drawing>
      </w:r>
      <w:r>
        <w:rPr>
          <w:rFonts w:ascii="Times New Roman" w:hAnsi="Times New Roman"/>
          <w:b/>
          <w:bCs/>
          <w:color w:val="000000"/>
          <w:rPrChange w:id="0" w:author="Unknown Author" w:date="2019-04-03T02:17:19Z"/>
        </w:rPr>
        <w:t>Comment # 18</w:t>
      </w:r>
    </w:p>
    <w:p>
      <w:pPr>
        <w:pStyle w:val="Normal"/>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Change w:id="0" w:author="Unknown Author" w:date="2019-04-03T02:17:15Z"/>
        </w:rPr>
        <w:t>I find the behavior in figure 9b and the attribution to lack of equilibration a bit disturbing. United-atom ethane is a very simple molecule and the bond length should not need much time to equilibrate in the vapor phase. Have the authors been able to collect better data using longer equilibration times? Does the divergence at low density at least decrease with increasing equilibration length? This should not be hard for the smallest system size (N=120). If not, then I suspect something is just broken.</w:t>
      </w:r>
    </w:p>
    <w:p>
      <w:pPr>
        <w:pStyle w:val="Normal"/>
        <w:rPr>
          <w:rFonts w:ascii="Times New Roman" w:hAnsi="Times New Roman"/>
          <w:b w:val="false"/>
          <w:i w:val="false"/>
          <w:caps w:val="false"/>
          <w:smallCaps w:val="false"/>
          <w:color w:val="000000"/>
          <w:spacing w:val="0"/>
          <w:sz w:val="24"/>
          <w:szCs w:val="24"/>
        </w:rPr>
      </w:pPr>
      <w:ins w:id="8" w:author="Unknown Author" w:date="2019-04-03T02:17:21Z">
        <w:r>
          <w:rPr>
            <w:rFonts w:ascii="Times New Roman" w:hAnsi="Times New Roman"/>
            <w:b w:val="false"/>
            <w:i w:val="false"/>
            <w:caps w:val="false"/>
            <w:smallCaps w:val="false"/>
            <w:color w:val="000000"/>
            <w:spacing w:val="0"/>
            <w:sz w:val="24"/>
            <w:szCs w:val="24"/>
          </w:rPr>
        </w:r>
      </w:ins>
    </w:p>
    <w:p>
      <w:pPr>
        <w:pStyle w:val="Normal"/>
        <w:rPr>
          <w:rFonts w:ascii="Times New Roman" w:hAnsi="Times New Roman"/>
          <w:b w:val="false"/>
          <w:i w:val="false"/>
          <w:caps w:val="false"/>
          <w:smallCaps w:val="false"/>
          <w:color w:val="0000CC"/>
          <w:spacing w:val="0"/>
          <w:sz w:val="24"/>
          <w:szCs w:val="24"/>
        </w:rPr>
      </w:pPr>
      <w:ins w:id="9" w:author="Unknown Author" w:date="2019-04-03T02:17:21Z">
        <w:r>
          <w:rPr>
            <w:rFonts w:ascii="Times New Roman" w:hAnsi="Times New Roman"/>
            <w:b w:val="false"/>
            <w:i w:val="false"/>
            <w:caps w:val="false"/>
            <w:smallCaps w:val="false"/>
            <w:color w:val="0000CC"/>
            <w:spacing w:val="0"/>
            <w:sz w:val="24"/>
            <w:szCs w:val="24"/>
          </w:rPr>
          <w:t>In the first review, we reported that the abnormal behavior in Figure 9b for MD flexible was not due to equilibration. This conclusion was based on visual inspection of pressure vs time plots for 16 ns simulations. However, after investigating the convergence of the bonded energy vs time for even longer simulations (48 ns), we conclude that equilibration was the actual cause of the peculiar MD flexible results. For example, this figure demonstrates that (at low densities for N = 3200) there is still a significant drift in bonded energies for equilibration times as long as 30-40 ns. The lack of equilibration is much less obvious in the pressure plots due to the extremely large fluctuations in pressure for MD flexible.</w:t>
        </w:r>
      </w:ins>
    </w:p>
    <w:p>
      <w:pPr>
        <w:pStyle w:val="Normal"/>
        <w:rPr>
          <w:rFonts w:ascii="Times New Roman" w:hAnsi="Times New Roman"/>
          <w:b w:val="false"/>
          <w:i w:val="false"/>
          <w:caps w:val="false"/>
          <w:smallCaps w:val="false"/>
          <w:color w:val="0000CC"/>
          <w:spacing w:val="0"/>
          <w:sz w:val="24"/>
          <w:szCs w:val="24"/>
        </w:rPr>
      </w:pPr>
      <w:ins w:id="10" w:author="Unknown Author" w:date="2019-04-03T02:17:21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11" w:author="Unknown Author" w:date="2019-04-03T02:17:21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12" w:author="Unknown Author" w:date="2019-04-03T02:19:27Z">
        <w:r>
          <w:drawing>
            <wp:anchor behindDoc="0" distT="0" distB="0" distL="0" distR="0" simplePos="0" locked="0" layoutInCell="1" allowOverlap="1" relativeHeight="28">
              <wp:simplePos x="0" y="0"/>
              <wp:positionH relativeFrom="page">
                <wp:posOffset>596265</wp:posOffset>
              </wp:positionH>
              <wp:positionV relativeFrom="page">
                <wp:posOffset>1314450</wp:posOffset>
              </wp:positionV>
              <wp:extent cx="6332220" cy="2211705"/>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6332220" cy="2211705"/>
                      </a:xfrm>
                      <a:prstGeom prst="rect">
                        <a:avLst/>
                      </a:prstGeom>
                    </pic:spPr>
                  </pic:pic>
                </a:graphicData>
              </a:graphic>
            </wp:anchor>
          </w:drawing>
          <w:drawing>
            <wp:anchor behindDoc="0" distT="0" distB="0" distL="0" distR="0" simplePos="0" locked="0" layoutInCell="1" allowOverlap="1" relativeHeight="29">
              <wp:simplePos x="0" y="0"/>
              <wp:positionH relativeFrom="page">
                <wp:posOffset>1710055</wp:posOffset>
              </wp:positionH>
              <wp:positionV relativeFrom="page">
                <wp:posOffset>4888865</wp:posOffset>
              </wp:positionV>
              <wp:extent cx="3819525" cy="2292985"/>
              <wp:effectExtent l="0" t="0" r="0" b="0"/>
              <wp:wrapTopAndBottom/>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3819525" cy="2292985"/>
                      </a:xfrm>
                      <a:prstGeom prst="rect">
                        <a:avLst/>
                      </a:prstGeom>
                    </pic:spPr>
                  </pic:pic>
                </a:graphicData>
              </a:graphic>
            </wp:anchor>
          </w:drawing>
        </w:r>
      </w:ins>
      <w:ins w:id="13" w:author="Unknown Author" w:date="2019-04-03T02:19:27Z">
        <w:r>
          <w:rPr>
            <w:rFonts w:ascii="Times New Roman" w:hAnsi="Times New Roman"/>
            <w:b w:val="false"/>
            <w:i w:val="false"/>
            <w:caps w:val="false"/>
            <w:smallCaps w:val="false"/>
            <w:color w:val="0000CC"/>
            <w:spacing w:val="0"/>
            <w:sz w:val="24"/>
            <w:szCs w:val="24"/>
          </w:rPr>
          <w:t>By averaging the pressure only after the bonded energy has equilibrated (around 40 ns at the lowest density) we obtain much better agreement between MD flexible and the theoretical trend for Z-1/rho. This can be seen in the updated figure below:</w:t>
        </w:r>
      </w:ins>
    </w:p>
    <w:p>
      <w:pPr>
        <w:pStyle w:val="Normal"/>
        <w:rPr>
          <w:rFonts w:ascii="Times New Roman" w:hAnsi="Times New Roman"/>
          <w:b w:val="false"/>
          <w:i w:val="false"/>
          <w:caps w:val="false"/>
          <w:smallCaps w:val="false"/>
          <w:color w:val="0000CC"/>
          <w:spacing w:val="0"/>
          <w:sz w:val="24"/>
          <w:szCs w:val="24"/>
        </w:rPr>
      </w:pPr>
      <w:ins w:id="14" w:author="Unknown Author" w:date="2019-04-03T02:19:27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15" w:author="Unknown Author" w:date="2019-04-03T02:19:27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16" w:author="Unknown Author" w:date="2019-04-03T02:19:27Z">
        <w:r>
          <w:rPr>
            <w:rFonts w:ascii="Times New Roman" w:hAnsi="Times New Roman"/>
            <w:b w:val="false"/>
            <w:i w:val="false"/>
            <w:caps w:val="false"/>
            <w:smallCaps w:val="false"/>
            <w:color w:val="0000CC"/>
            <w:spacing w:val="0"/>
            <w:sz w:val="24"/>
            <w:szCs w:val="24"/>
          </w:rPr>
          <w:t>It is still important to note that MD flexible has two primary disadvantages. First, the required equilibration time is 1-2 orders of magnitude larger than MD rigid (which required an equilibration time of less than 1 ns). Second, the uncertainties are much larger than MD rigid for the same number of frames, i.e., MD flexible has larger fluctuations. The discussion on page 11 now reads:</w:t>
        </w:r>
      </w:ins>
    </w:p>
    <w:p>
      <w:pPr>
        <w:pStyle w:val="Normal"/>
        <w:rPr>
          <w:rFonts w:ascii="Times New Roman" w:hAnsi="Times New Roman"/>
          <w:b w:val="false"/>
          <w:i w:val="false"/>
          <w:caps w:val="false"/>
          <w:smallCaps w:val="false"/>
          <w:color w:val="0000CC"/>
          <w:spacing w:val="0"/>
          <w:sz w:val="24"/>
          <w:szCs w:val="24"/>
        </w:rPr>
      </w:pPr>
      <w:ins w:id="17" w:author="Unknown Author" w:date="2019-04-03T02:19:27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18" w:author="Unknown Author" w:date="2019-04-03T02:19:27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19" w:author="Unknown Author" w:date="2019-04-03T02:19:27Z">
        <w:r>
          <w:rPr>
            <w:rFonts w:ascii="Times New Roman" w:hAnsi="Times New Roman"/>
            <w:b w:val="false"/>
            <w:i w:val="false"/>
            <w:caps w:val="false"/>
            <w:smallCaps w:val="false"/>
            <w:color w:val="0000CC"/>
            <w:spacing w:val="0"/>
            <w:sz w:val="24"/>
            <w:szCs w:val="24"/>
          </w:rPr>
        </w:r>
      </w:ins>
    </w:p>
    <w:p>
      <w:pPr>
        <w:pStyle w:val="Normal"/>
        <w:rPr>
          <w:rFonts w:ascii="Times New Roman" w:hAnsi="Times New Roman"/>
          <w:b w:val="false"/>
          <w:i w:val="false"/>
          <w:caps w:val="false"/>
          <w:smallCaps w:val="false"/>
          <w:color w:val="0000CC"/>
          <w:spacing w:val="0"/>
          <w:sz w:val="24"/>
          <w:szCs w:val="24"/>
        </w:rPr>
      </w:pPr>
      <w:ins w:id="20" w:author="Unknown Author" w:date="2019-04-03T02:19:27Z">
        <w:r>
          <w:rPr>
            <w:rFonts w:ascii="Times New Roman" w:hAnsi="Times New Roman"/>
            <w:b w:val="false"/>
            <w:i w:val="false"/>
            <w:caps w:val="false"/>
            <w:smallCaps w:val="false"/>
            <w:color w:val="0000CC"/>
            <w:spacing w:val="0"/>
            <w:sz w:val="24"/>
            <w:szCs w:val="24"/>
          </w:rPr>
          <w:t>We also removed Figure 15 from the Supporting Information. This figure was added after the second review. The purpose of this figure was to present an empirical approach for correcting the MD flexible issue. However, after updating Figure 9b, Figure 15 of SI is no longer needed.</w:t>
        </w:r>
      </w:ins>
    </w:p>
    <w:p>
      <w:pPr>
        <w:pStyle w:val="Normal"/>
        <w:rPr>
          <w:rFonts w:ascii="Times New Roman" w:hAnsi="Times New Roman"/>
          <w:b w:val="false"/>
          <w:i w:val="false"/>
          <w:caps w:val="false"/>
          <w:smallCaps w:val="false"/>
          <w:color w:val="0000CC"/>
          <w:spacing w:val="0"/>
          <w:sz w:val="24"/>
          <w:szCs w:val="24"/>
        </w:rPr>
      </w:pPr>
      <w:r>
        <w:rPr>
          <w:rFonts w:ascii="Times New Roman" w:hAnsi="Times New Roman"/>
          <w:b w:val="false"/>
          <w:i w:val="false"/>
          <w:caps w:val="false"/>
          <w:smallCaps w:val="false"/>
          <w:color w:val="0000CC"/>
          <w:spacing w:val="0"/>
          <w:sz w:val="24"/>
          <w:szCs w:val="24"/>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auto"/>
    <w:pitch w:val="default"/>
  </w:font>
</w:fonts>
</file>

<file path=word/settings.xml><?xml version="1.0" encoding="utf-8"?>
<w:settings xmlns:w="http://schemas.openxmlformats.org/wordprocessingml/2006/main">
  <w:zoom w:percent="100"/>
  <w:trackRevisions/>
  <w:defaultTabStop w:val="48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Cs w:val="24"/>
        <w:lang w:val="en-US"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AR PL SungtiL GB" w:cs="Lohit Devanagari"/>
      <w:color w:val="auto"/>
      <w:kern w:val="2"/>
      <w:sz w:val="24"/>
      <w:szCs w:val="24"/>
      <w:lang w:val="en-US" w:eastAsia="zh-CN" w:bidi="hi-IN"/>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cs="Mangal"/>
      <w:szCs w:val="18"/>
    </w:rPr>
  </w:style>
  <w:style w:type="character" w:styleId="CommentSubjectChar">
    <w:name w:val="Comment Subject Char"/>
    <w:basedOn w:val="CommentTextChar"/>
    <w:qFormat/>
    <w:rPr>
      <w:rFonts w:cs="Mangal"/>
      <w:b/>
      <w:bCs/>
      <w:szCs w:val="18"/>
    </w:rPr>
  </w:style>
  <w:style w:type="character" w:styleId="BalloonTextChar">
    <w:name w:val="Balloon Text Char"/>
    <w:basedOn w:val="DefaultParagraphFont"/>
    <w:qFormat/>
    <w:rPr>
      <w:rFonts w:ascii="Segoe UI" w:hAnsi="Segoe UI" w:cs="Mangal"/>
      <w:sz w:val="18"/>
      <w:szCs w:val="16"/>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Default">
    <w:name w:val="Default"/>
    <w:qFormat/>
    <w:pPr>
      <w:widowControl/>
      <w:kinsoku w:val="true"/>
      <w:overflowPunct w:val="true"/>
      <w:autoSpaceDE w:val="true"/>
      <w:bidi w:val="0"/>
      <w:jc w:val="left"/>
    </w:pPr>
    <w:rPr>
      <w:rFonts w:ascii="Times New Roman" w:hAnsi="Times New Roman" w:eastAsia="Calibri" w:cs="Times New Roman"/>
      <w:color w:val="000000"/>
      <w:kern w:val="0"/>
      <w:sz w:val="24"/>
      <w:szCs w:val="24"/>
      <w:lang w:val="en-US" w:eastAsia="en-US" w:bidi="ar-SA"/>
    </w:rPr>
  </w:style>
  <w:style w:type="paragraph" w:styleId="Quotations">
    <w:name w:val="Quotations"/>
    <w:basedOn w:val="Normal"/>
    <w:qFormat/>
    <w:pPr>
      <w:spacing w:before="0" w:after="283"/>
      <w:ind w:left="567" w:right="567" w:hanging="0"/>
    </w:pPr>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qFormat/>
    <w:pPr/>
    <w:rPr>
      <w:b/>
      <w:bCs/>
    </w:rPr>
  </w:style>
  <w:style w:type="paragraph" w:styleId="BalloonText">
    <w:name w:val="Balloon Text"/>
    <w:basedOn w:val="Normal"/>
    <w:qFormat/>
    <w:pPr/>
    <w:rPr>
      <w:rFonts w:ascii="Segoe UI" w:hAnsi="Segoe UI" w:cs="Mangal"/>
      <w:sz w:val="18"/>
      <w:szCs w:val="1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239</TotalTime>
  <Application>LibreOffice/6.0.6.2$Linux_X86_64 LibreOffice_project/00m0$Build-2</Application>
  <Pages>11</Pages>
  <Words>2357</Words>
  <Characters>11906</Characters>
  <CharactersWithSpaces>14301</CharactersWithSpaces>
  <Paragraphs>57</Paragraphs>
  <Company>The University of Akron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2019-04-01T23:45:00Z</dcterms:created>
  <dc:creator>Elliott Jr,J. Richard</dc:creator>
  <dc:description/>
  <dc:language>en-US</dc:language>
  <cp:lastModifiedBy/>
  <dcterms:modified xsi:type="dcterms:W3CDTF">2019-04-03T02:33:28Z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The University of Akron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